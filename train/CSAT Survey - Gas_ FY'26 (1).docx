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B88B" w14:textId="26BA8231" w:rsidR="009C4F4E" w:rsidRPr="001F0B56" w:rsidRDefault="009C4F4E" w:rsidP="00FF7606">
      <w:pPr>
        <w:jc w:val="center"/>
        <w:rPr>
          <w:rFonts w:cstheme="minorHAnsi"/>
          <w:b/>
          <w:bCs/>
          <w:sz w:val="24"/>
          <w:szCs w:val="24"/>
        </w:rPr>
      </w:pPr>
      <w:r w:rsidRPr="001F0B56">
        <w:rPr>
          <w:rFonts w:cstheme="minorHAnsi"/>
          <w:b/>
          <w:bCs/>
          <w:sz w:val="24"/>
          <w:szCs w:val="24"/>
        </w:rPr>
        <w:t>CUSTOMER SATISF</w:t>
      </w:r>
      <w:r w:rsidR="006072A0" w:rsidRPr="001F0B56">
        <w:rPr>
          <w:rFonts w:cstheme="minorHAnsi"/>
          <w:b/>
          <w:bCs/>
          <w:sz w:val="24"/>
          <w:szCs w:val="24"/>
        </w:rPr>
        <w:t>A</w:t>
      </w:r>
      <w:r w:rsidRPr="001F0B56">
        <w:rPr>
          <w:rFonts w:cstheme="minorHAnsi"/>
          <w:b/>
          <w:bCs/>
          <w:sz w:val="24"/>
          <w:szCs w:val="24"/>
        </w:rPr>
        <w:t xml:space="preserve">CTION SURVEY </w:t>
      </w:r>
      <w:r w:rsidR="002C35F2" w:rsidRPr="001F0B56">
        <w:rPr>
          <w:rFonts w:cstheme="minorHAnsi"/>
          <w:b/>
          <w:bCs/>
          <w:sz w:val="24"/>
          <w:szCs w:val="24"/>
        </w:rPr>
        <w:t xml:space="preserve">– NATURAL GAS </w:t>
      </w:r>
      <w:del w:id="0" w:author="Guduguntla Shivani" w:date="2025-08-29T11:13:00Z" w16du:dateUtc="2025-08-29T05:43:00Z">
        <w:r w:rsidR="003E2992" w:rsidRPr="001F0B56" w:rsidDel="0089051B">
          <w:rPr>
            <w:rFonts w:cstheme="minorHAnsi"/>
            <w:b/>
            <w:bCs/>
            <w:sz w:val="24"/>
            <w:szCs w:val="24"/>
          </w:rPr>
          <w:delText xml:space="preserve">SEGMENT </w:delText>
        </w:r>
        <w:r w:rsidR="00B85C2E" w:rsidRPr="001F0B56" w:rsidDel="0089051B">
          <w:rPr>
            <w:rFonts w:cstheme="minorHAnsi"/>
            <w:b/>
            <w:bCs/>
            <w:sz w:val="24"/>
            <w:szCs w:val="24"/>
          </w:rPr>
          <w:delText>:</w:delText>
        </w:r>
      </w:del>
      <w:ins w:id="1" w:author="Guduguntla Shivani" w:date="2025-08-29T11:13:00Z" w16du:dateUtc="2025-08-29T05:43:00Z">
        <w:r w:rsidR="0089051B" w:rsidRPr="001F0B56">
          <w:rPr>
            <w:rFonts w:cstheme="minorHAnsi"/>
            <w:b/>
            <w:bCs/>
            <w:sz w:val="24"/>
            <w:szCs w:val="24"/>
          </w:rPr>
          <w:t>SEGMENT:</w:t>
        </w:r>
      </w:ins>
      <w:r w:rsidR="00B85C2E" w:rsidRPr="001F0B56">
        <w:rPr>
          <w:rFonts w:cstheme="minorHAnsi"/>
          <w:b/>
          <w:bCs/>
          <w:sz w:val="24"/>
          <w:szCs w:val="24"/>
        </w:rPr>
        <w:t xml:space="preserve"> 202</w:t>
      </w:r>
      <w:ins w:id="2" w:author="Guduguntla Shivani" w:date="2025-08-21T09:58:00Z" w16du:dateUtc="2025-08-21T04:28:00Z">
        <w:r w:rsidR="00480008" w:rsidRPr="001F0B56">
          <w:rPr>
            <w:rFonts w:cstheme="minorHAnsi"/>
            <w:b/>
            <w:bCs/>
            <w:sz w:val="24"/>
            <w:szCs w:val="24"/>
          </w:rPr>
          <w:t>5</w:t>
        </w:r>
      </w:ins>
      <w:del w:id="3" w:author="Guduguntla Shivani" w:date="2025-08-21T09:58:00Z" w16du:dateUtc="2025-08-21T04:28:00Z">
        <w:r w:rsidR="000F2AC6" w:rsidRPr="001F0B56" w:rsidDel="00480008">
          <w:rPr>
            <w:rFonts w:cstheme="minorHAnsi"/>
            <w:b/>
            <w:bCs/>
            <w:sz w:val="24"/>
            <w:szCs w:val="24"/>
          </w:rPr>
          <w:delText>4</w:delText>
        </w:r>
      </w:del>
      <w:r w:rsidR="00371F1E" w:rsidRPr="001F0B56">
        <w:rPr>
          <w:rFonts w:cstheme="minorHAnsi"/>
          <w:b/>
          <w:bCs/>
          <w:sz w:val="24"/>
          <w:szCs w:val="24"/>
        </w:rPr>
        <w:t>-202</w:t>
      </w:r>
      <w:del w:id="4" w:author="Guduguntla Shivani" w:date="2025-08-21T09:58:00Z" w16du:dateUtc="2025-08-21T04:28:00Z">
        <w:r w:rsidR="000F2AC6" w:rsidRPr="001F0B56" w:rsidDel="00480008">
          <w:rPr>
            <w:rFonts w:cstheme="minorHAnsi"/>
            <w:b/>
            <w:bCs/>
            <w:sz w:val="24"/>
            <w:szCs w:val="24"/>
          </w:rPr>
          <w:delText>5</w:delText>
        </w:r>
      </w:del>
      <w:ins w:id="5" w:author="Guduguntla Shivani" w:date="2025-08-21T09:58:00Z" w16du:dateUtc="2025-08-21T04:28:00Z">
        <w:r w:rsidR="00480008" w:rsidRPr="001F0B56">
          <w:rPr>
            <w:rFonts w:cstheme="minorHAnsi"/>
            <w:b/>
            <w:bCs/>
            <w:sz w:val="24"/>
            <w:szCs w:val="24"/>
          </w:rPr>
          <w:t>6</w:t>
        </w:r>
      </w:ins>
    </w:p>
    <w:p w14:paraId="7F868FF4" w14:textId="118410FB" w:rsidR="009C4F4E" w:rsidRPr="001F0B56" w:rsidRDefault="009C4F4E" w:rsidP="00FF7606">
      <w:pPr>
        <w:jc w:val="both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 xml:space="preserve">Dear </w:t>
      </w:r>
      <w:r w:rsidR="00EE0452" w:rsidRPr="001F0B56">
        <w:rPr>
          <w:rFonts w:cstheme="minorHAnsi"/>
          <w:sz w:val="24"/>
          <w:szCs w:val="24"/>
        </w:rPr>
        <w:t>V</w:t>
      </w:r>
      <w:r w:rsidRPr="001F0B56">
        <w:rPr>
          <w:rFonts w:cstheme="minorHAnsi"/>
          <w:sz w:val="24"/>
          <w:szCs w:val="24"/>
        </w:rPr>
        <w:t xml:space="preserve">alued </w:t>
      </w:r>
      <w:r w:rsidR="00EE0452" w:rsidRPr="001F0B56">
        <w:rPr>
          <w:rFonts w:cstheme="minorHAnsi"/>
          <w:sz w:val="24"/>
          <w:szCs w:val="24"/>
        </w:rPr>
        <w:t>C</w:t>
      </w:r>
      <w:r w:rsidRPr="001F0B56">
        <w:rPr>
          <w:rFonts w:cstheme="minorHAnsi"/>
          <w:sz w:val="24"/>
          <w:szCs w:val="24"/>
        </w:rPr>
        <w:t>ustomer,</w:t>
      </w:r>
    </w:p>
    <w:p w14:paraId="205CD32B" w14:textId="2E136158" w:rsidR="003E2992" w:rsidRPr="001F0B56" w:rsidRDefault="007E4587" w:rsidP="00FF7606">
      <w:pPr>
        <w:jc w:val="both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 xml:space="preserve">Maction Consulting </w:t>
      </w:r>
      <w:proofErr w:type="spellStart"/>
      <w:r w:rsidRPr="001F0B56">
        <w:rPr>
          <w:rFonts w:cstheme="minorHAnsi"/>
          <w:sz w:val="24"/>
          <w:szCs w:val="24"/>
        </w:rPr>
        <w:t>Pvt.</w:t>
      </w:r>
      <w:proofErr w:type="spellEnd"/>
      <w:r w:rsidRPr="001F0B56">
        <w:rPr>
          <w:rFonts w:cstheme="minorHAnsi"/>
          <w:sz w:val="24"/>
          <w:szCs w:val="24"/>
        </w:rPr>
        <w:t xml:space="preserve"> Ltd., </w:t>
      </w:r>
      <w:del w:id="6" w:author="Guduguntla Shivani" w:date="2025-10-08T10:37:00Z" w16du:dateUtc="2025-10-08T05:07:00Z">
        <w:r w:rsidRPr="001F0B56" w:rsidDel="00E63243">
          <w:rPr>
            <w:rFonts w:cstheme="minorHAnsi"/>
            <w:sz w:val="24"/>
            <w:szCs w:val="24"/>
          </w:rPr>
          <w:delText>Ahmedabad</w:delText>
        </w:r>
        <w:r w:rsidR="003E2992" w:rsidRPr="001F0B56" w:rsidDel="00E63243">
          <w:rPr>
            <w:rFonts w:cstheme="minorHAnsi"/>
            <w:sz w:val="24"/>
            <w:szCs w:val="24"/>
          </w:rPr>
          <w:delText xml:space="preserve">, </w:delText>
        </w:r>
      </w:del>
      <w:r w:rsidR="003E2992" w:rsidRPr="001F0B56">
        <w:rPr>
          <w:rFonts w:cstheme="minorHAnsi"/>
          <w:sz w:val="24"/>
          <w:szCs w:val="24"/>
        </w:rPr>
        <w:t xml:space="preserve">a market research organization, is conducting </w:t>
      </w:r>
      <w:del w:id="7" w:author="Guduguntla Shivani" w:date="2025-10-08T10:37:00Z" w16du:dateUtc="2025-10-08T05:07:00Z">
        <w:r w:rsidR="003A7383" w:rsidRPr="001F0B56" w:rsidDel="00E63243">
          <w:rPr>
            <w:rFonts w:cstheme="minorHAnsi"/>
            <w:sz w:val="24"/>
            <w:szCs w:val="24"/>
          </w:rPr>
          <w:delText xml:space="preserve">this </w:delText>
        </w:r>
      </w:del>
      <w:r w:rsidR="003E2992" w:rsidRPr="001F0B56">
        <w:rPr>
          <w:rFonts w:cstheme="minorHAnsi"/>
          <w:sz w:val="24"/>
          <w:szCs w:val="24"/>
        </w:rPr>
        <w:t xml:space="preserve">satisfaction survey for </w:t>
      </w:r>
      <w:r w:rsidR="00E223C6" w:rsidRPr="001F0B56">
        <w:rPr>
          <w:rFonts w:cstheme="minorHAnsi"/>
          <w:sz w:val="24"/>
          <w:szCs w:val="24"/>
        </w:rPr>
        <w:t>Vedanta Ltd. (Cairn - Oil &amp; Gas)</w:t>
      </w:r>
      <w:r w:rsidR="003E2992" w:rsidRPr="001F0B56">
        <w:rPr>
          <w:rFonts w:cstheme="minorHAnsi"/>
          <w:sz w:val="24"/>
          <w:szCs w:val="24"/>
        </w:rPr>
        <w:t xml:space="preserve">. We kindly request you to </w:t>
      </w:r>
      <w:r w:rsidRPr="001F0B56">
        <w:rPr>
          <w:rFonts w:cstheme="minorHAnsi"/>
          <w:sz w:val="24"/>
          <w:szCs w:val="24"/>
        </w:rPr>
        <w:t>spare 10</w:t>
      </w:r>
      <w:r w:rsidR="003E2992" w:rsidRPr="001F0B56">
        <w:rPr>
          <w:rFonts w:cstheme="minorHAnsi"/>
          <w:sz w:val="24"/>
          <w:szCs w:val="24"/>
        </w:rPr>
        <w:t xml:space="preserve"> minutes to share your valuable views and opinions. Thank you for your participation.</w:t>
      </w:r>
    </w:p>
    <w:p w14:paraId="7EA2BFD7" w14:textId="79EAEF80" w:rsidR="009C4F4E" w:rsidRDefault="004444B3" w:rsidP="00FF7606">
      <w:pPr>
        <w:jc w:val="both"/>
        <w:rPr>
          <w:ins w:id="8" w:author="Vikas Kori" w:date="2026-01-12T12:51:00Z" w16du:dateUtc="2026-01-12T07:21:00Z"/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SC</w:t>
      </w:r>
      <w:r w:rsidR="002158A1" w:rsidRPr="001F0B56">
        <w:rPr>
          <w:rFonts w:cstheme="minorHAnsi"/>
          <w:sz w:val="24"/>
          <w:szCs w:val="24"/>
        </w:rPr>
        <w:t xml:space="preserve"> </w:t>
      </w:r>
      <w:r w:rsidR="00673A5F" w:rsidRPr="001F0B56">
        <w:rPr>
          <w:rFonts w:cstheme="minorHAnsi"/>
          <w:sz w:val="24"/>
          <w:szCs w:val="24"/>
        </w:rPr>
        <w:t>means Single</w:t>
      </w:r>
      <w:r w:rsidRPr="001F0B56">
        <w:rPr>
          <w:rFonts w:cstheme="minorHAnsi"/>
          <w:sz w:val="24"/>
          <w:szCs w:val="24"/>
        </w:rPr>
        <w:t xml:space="preserve"> </w:t>
      </w:r>
      <w:r w:rsidR="007E4587" w:rsidRPr="001F0B56">
        <w:rPr>
          <w:rFonts w:cstheme="minorHAnsi"/>
          <w:sz w:val="24"/>
          <w:szCs w:val="24"/>
        </w:rPr>
        <w:t>Choice</w:t>
      </w:r>
      <w:r w:rsidR="00407F6F" w:rsidRPr="001F0B56">
        <w:rPr>
          <w:rFonts w:cstheme="minorHAnsi"/>
          <w:sz w:val="24"/>
          <w:szCs w:val="24"/>
        </w:rPr>
        <w:t xml:space="preserve">, </w:t>
      </w:r>
      <w:r w:rsidR="009C4F4E" w:rsidRPr="001F0B56">
        <w:rPr>
          <w:rFonts w:cstheme="minorHAnsi"/>
          <w:sz w:val="24"/>
          <w:szCs w:val="24"/>
        </w:rPr>
        <w:t>MC</w:t>
      </w:r>
      <w:r w:rsidR="002158A1" w:rsidRPr="001F0B56">
        <w:rPr>
          <w:rFonts w:cstheme="minorHAnsi"/>
          <w:sz w:val="24"/>
          <w:szCs w:val="24"/>
        </w:rPr>
        <w:t xml:space="preserve"> means </w:t>
      </w:r>
      <w:r w:rsidR="00E24DA9" w:rsidRPr="001F0B56">
        <w:rPr>
          <w:rFonts w:cstheme="minorHAnsi"/>
          <w:sz w:val="24"/>
          <w:szCs w:val="24"/>
        </w:rPr>
        <w:t xml:space="preserve">Multiple </w:t>
      </w:r>
      <w:r w:rsidR="007E4587" w:rsidRPr="001F0B56">
        <w:rPr>
          <w:rFonts w:cstheme="minorHAnsi"/>
          <w:sz w:val="24"/>
          <w:szCs w:val="24"/>
        </w:rPr>
        <w:t>Choice</w:t>
      </w:r>
    </w:p>
    <w:p w14:paraId="31E2473E" w14:textId="77777777" w:rsidR="00256F9F" w:rsidRPr="001F0B56" w:rsidRDefault="00256F9F" w:rsidP="00FF7606">
      <w:pPr>
        <w:jc w:val="both"/>
        <w:rPr>
          <w:rFonts w:cstheme="minorHAnsi"/>
          <w:sz w:val="24"/>
          <w:szCs w:val="24"/>
        </w:rPr>
      </w:pPr>
    </w:p>
    <w:p w14:paraId="2A3AD36E" w14:textId="74A3DA9A" w:rsidR="005B06C6" w:rsidRPr="001F0B56" w:rsidRDefault="005B06C6" w:rsidP="005B06C6">
      <w:pPr>
        <w:jc w:val="center"/>
        <w:rPr>
          <w:rFonts w:cstheme="minorHAnsi"/>
          <w:b/>
          <w:sz w:val="24"/>
          <w:szCs w:val="24"/>
        </w:rPr>
      </w:pPr>
      <w:r w:rsidRPr="001F0B56">
        <w:rPr>
          <w:rFonts w:cstheme="minorHAnsi"/>
          <w:b/>
          <w:sz w:val="24"/>
          <w:szCs w:val="24"/>
        </w:rPr>
        <w:t>Section A: 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344ADB" w:rsidRPr="001F0B56" w14:paraId="6B31A152" w14:textId="77777777" w:rsidTr="00857C8E">
        <w:tc>
          <w:tcPr>
            <w:tcW w:w="3114" w:type="dxa"/>
          </w:tcPr>
          <w:p w14:paraId="54BF6A5F" w14:textId="76BD4963" w:rsidR="00344ADB" w:rsidRPr="001F0B56" w:rsidRDefault="00E24DA9" w:rsidP="00857C8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F0B56">
              <w:rPr>
                <w:rFonts w:cstheme="minorHAnsi"/>
                <w:bCs/>
                <w:sz w:val="24"/>
                <w:szCs w:val="24"/>
              </w:rPr>
              <w:t>Organisation</w:t>
            </w:r>
            <w:r w:rsidR="00344ADB" w:rsidRPr="001F0B56">
              <w:rPr>
                <w:rFonts w:cstheme="minorHAnsi"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5902" w:type="dxa"/>
          </w:tcPr>
          <w:p w14:paraId="4E609B46" w14:textId="77777777" w:rsidR="00344ADB" w:rsidRPr="001F0B56" w:rsidRDefault="00344ADB" w:rsidP="00857C8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344ADB" w:rsidRPr="001F0B56" w:rsidDel="001E6769" w14:paraId="253DB591" w14:textId="1C044340" w:rsidTr="00857C8E">
        <w:trPr>
          <w:del w:id="9" w:author="Guduguntla Shivani" w:date="2025-10-08T10:58:00Z"/>
        </w:trPr>
        <w:tc>
          <w:tcPr>
            <w:tcW w:w="3114" w:type="dxa"/>
          </w:tcPr>
          <w:p w14:paraId="6A06BF46" w14:textId="02995FCF" w:rsidR="00344ADB" w:rsidRPr="001F0B56" w:rsidDel="001E6769" w:rsidRDefault="00344ADB" w:rsidP="00857C8E">
            <w:pPr>
              <w:jc w:val="both"/>
              <w:rPr>
                <w:del w:id="10" w:author="Guduguntla Shivani" w:date="2025-10-08T10:58:00Z" w16du:dateUtc="2025-10-08T05:28:00Z"/>
                <w:rFonts w:cstheme="minorHAnsi"/>
                <w:bCs/>
                <w:sz w:val="24"/>
                <w:szCs w:val="24"/>
              </w:rPr>
            </w:pPr>
            <w:del w:id="11" w:author="Guduguntla Shivani" w:date="2025-10-08T10:58:00Z" w16du:dateUtc="2025-10-08T05:28:00Z">
              <w:r w:rsidRPr="001F0B56" w:rsidDel="001E6769">
                <w:rPr>
                  <w:rFonts w:cstheme="minorHAnsi"/>
                  <w:bCs/>
                  <w:sz w:val="24"/>
                  <w:szCs w:val="24"/>
                </w:rPr>
                <w:delText>Location</w:delText>
              </w:r>
              <w:r w:rsidR="00E24DA9" w:rsidRPr="001F0B56" w:rsidDel="001E6769">
                <w:rPr>
                  <w:rFonts w:cstheme="minorHAnsi"/>
                  <w:bCs/>
                  <w:sz w:val="24"/>
                  <w:szCs w:val="24"/>
                </w:rPr>
                <w:delText>/</w:delText>
              </w:r>
              <w:r w:rsidRPr="001F0B56" w:rsidDel="001E6769">
                <w:rPr>
                  <w:rFonts w:cstheme="minorHAnsi"/>
                  <w:bCs/>
                  <w:sz w:val="24"/>
                  <w:szCs w:val="24"/>
                </w:rPr>
                <w:delText>City</w:delText>
              </w:r>
            </w:del>
          </w:p>
        </w:tc>
        <w:tc>
          <w:tcPr>
            <w:tcW w:w="5902" w:type="dxa"/>
          </w:tcPr>
          <w:p w14:paraId="1FE4BD45" w14:textId="50FD2F16" w:rsidR="00344ADB" w:rsidRPr="001F0B56" w:rsidDel="001E6769" w:rsidRDefault="00344ADB" w:rsidP="00857C8E">
            <w:pPr>
              <w:jc w:val="both"/>
              <w:rPr>
                <w:del w:id="12" w:author="Guduguntla Shivani" w:date="2025-10-08T10:58:00Z" w16du:dateUtc="2025-10-08T05:28:00Z"/>
                <w:rFonts w:cstheme="minorHAnsi"/>
                <w:bCs/>
                <w:sz w:val="24"/>
                <w:szCs w:val="24"/>
              </w:rPr>
            </w:pPr>
          </w:p>
        </w:tc>
      </w:tr>
      <w:tr w:rsidR="002158A1" w:rsidRPr="001F0B56" w14:paraId="4F0F2D75" w14:textId="77777777" w:rsidTr="00857C8E">
        <w:tc>
          <w:tcPr>
            <w:tcW w:w="3114" w:type="dxa"/>
          </w:tcPr>
          <w:p w14:paraId="7953D73E" w14:textId="607BAE6F" w:rsidR="002158A1" w:rsidRPr="001F0B56" w:rsidRDefault="002158A1" w:rsidP="00857C8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F0B56">
              <w:rPr>
                <w:rFonts w:cstheme="minorHAnsi"/>
                <w:bCs/>
                <w:sz w:val="24"/>
                <w:szCs w:val="24"/>
              </w:rPr>
              <w:t>Respondent’s name</w:t>
            </w:r>
          </w:p>
        </w:tc>
        <w:tc>
          <w:tcPr>
            <w:tcW w:w="5902" w:type="dxa"/>
          </w:tcPr>
          <w:p w14:paraId="20754CC7" w14:textId="77777777" w:rsidR="002158A1" w:rsidRPr="001F0B56" w:rsidRDefault="002158A1" w:rsidP="00857C8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2158A1" w:rsidRPr="001F0B56" w14:paraId="4261A9CA" w14:textId="77777777" w:rsidTr="00857C8E">
        <w:tc>
          <w:tcPr>
            <w:tcW w:w="3114" w:type="dxa"/>
          </w:tcPr>
          <w:p w14:paraId="47BAAC14" w14:textId="370E290A" w:rsidR="002158A1" w:rsidRPr="001F0B56" w:rsidRDefault="002158A1" w:rsidP="00857C8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F0B56">
              <w:rPr>
                <w:rFonts w:cstheme="minorHAnsi"/>
                <w:bCs/>
                <w:sz w:val="24"/>
                <w:szCs w:val="24"/>
              </w:rPr>
              <w:t>Respondent’s designation</w:t>
            </w:r>
          </w:p>
        </w:tc>
        <w:tc>
          <w:tcPr>
            <w:tcW w:w="5902" w:type="dxa"/>
          </w:tcPr>
          <w:p w14:paraId="5F686117" w14:textId="77777777" w:rsidR="002158A1" w:rsidRPr="001F0B56" w:rsidRDefault="002158A1" w:rsidP="00857C8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E1FA8" w:rsidRPr="001F0B56" w14:paraId="703EDD21" w14:textId="77777777" w:rsidTr="00BE1FA8">
        <w:tc>
          <w:tcPr>
            <w:tcW w:w="3114" w:type="dxa"/>
          </w:tcPr>
          <w:p w14:paraId="358D62CB" w14:textId="77777777" w:rsidR="00BE1FA8" w:rsidRPr="001F0B56" w:rsidRDefault="00BE1FA8" w:rsidP="00857C8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F0B56">
              <w:rPr>
                <w:rFonts w:cstheme="minorHAnsi"/>
                <w:bCs/>
                <w:sz w:val="24"/>
                <w:szCs w:val="24"/>
              </w:rPr>
              <w:t>Date of Survey</w:t>
            </w:r>
          </w:p>
        </w:tc>
        <w:tc>
          <w:tcPr>
            <w:tcW w:w="5902" w:type="dxa"/>
          </w:tcPr>
          <w:p w14:paraId="0C13D77F" w14:textId="77777777" w:rsidR="00BE1FA8" w:rsidRPr="001F0B56" w:rsidRDefault="00BE1FA8" w:rsidP="00857C8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1D0A7082" w14:textId="77777777" w:rsidR="00344ADB" w:rsidRPr="001F0B56" w:rsidRDefault="00344ADB" w:rsidP="00FF7606">
      <w:pPr>
        <w:jc w:val="both"/>
        <w:rPr>
          <w:rFonts w:cstheme="minorHAnsi"/>
          <w:sz w:val="24"/>
          <w:szCs w:val="24"/>
        </w:rPr>
      </w:pPr>
    </w:p>
    <w:p w14:paraId="28BD508E" w14:textId="620C0CD8" w:rsidR="00673A5F" w:rsidRDefault="005B06C6" w:rsidP="00673A5F">
      <w:pPr>
        <w:spacing w:after="1" w:line="256" w:lineRule="auto"/>
        <w:rPr>
          <w:ins w:id="13" w:author="Vikas Kori" w:date="2026-01-12T12:52:00Z" w16du:dateUtc="2026-01-12T07:22:00Z"/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A</w:t>
      </w:r>
      <w:r w:rsidR="00E24DA9" w:rsidRPr="001F0B56">
        <w:rPr>
          <w:rFonts w:cstheme="minorHAnsi"/>
          <w:sz w:val="24"/>
          <w:szCs w:val="24"/>
        </w:rPr>
        <w:t>1</w:t>
      </w:r>
      <w:r w:rsidR="00BE1FA8" w:rsidRPr="001F0B56">
        <w:rPr>
          <w:rFonts w:cstheme="minorHAnsi"/>
          <w:sz w:val="24"/>
          <w:szCs w:val="24"/>
        </w:rPr>
        <w:t xml:space="preserve">.    </w:t>
      </w:r>
      <w:r w:rsidR="00673A5F" w:rsidRPr="001F0B56">
        <w:rPr>
          <w:rFonts w:cstheme="minorHAnsi"/>
          <w:sz w:val="24"/>
          <w:szCs w:val="24"/>
        </w:rPr>
        <w:t>How long ha</w:t>
      </w:r>
      <w:r w:rsidR="00117E57" w:rsidRPr="001F0B56">
        <w:rPr>
          <w:rFonts w:cstheme="minorHAnsi"/>
          <w:sz w:val="24"/>
          <w:szCs w:val="24"/>
        </w:rPr>
        <w:t>s</w:t>
      </w:r>
      <w:r w:rsidR="00673A5F" w:rsidRPr="001F0B56">
        <w:rPr>
          <w:rFonts w:cstheme="minorHAnsi"/>
          <w:sz w:val="24"/>
          <w:szCs w:val="24"/>
        </w:rPr>
        <w:t xml:space="preserve"> </w:t>
      </w:r>
      <w:r w:rsidR="00117E57" w:rsidRPr="001F0B56">
        <w:rPr>
          <w:rFonts w:cstheme="minorHAnsi"/>
          <w:i/>
          <w:iCs/>
          <w:sz w:val="24"/>
          <w:szCs w:val="24"/>
        </w:rPr>
        <w:t>(</w:t>
      </w:r>
      <w:r w:rsidR="00673A5F" w:rsidRPr="001F0B56">
        <w:rPr>
          <w:rFonts w:cstheme="minorHAnsi"/>
          <w:i/>
          <w:iCs/>
          <w:sz w:val="24"/>
          <w:szCs w:val="24"/>
        </w:rPr>
        <w:t>you</w:t>
      </w:r>
      <w:r w:rsidR="00117E57" w:rsidRPr="001F0B56">
        <w:rPr>
          <w:rFonts w:cstheme="minorHAnsi"/>
          <w:i/>
          <w:iCs/>
          <w:sz w:val="24"/>
          <w:szCs w:val="24"/>
        </w:rPr>
        <w:t>r organisation)</w:t>
      </w:r>
      <w:r w:rsidR="00673A5F" w:rsidRPr="001F0B56">
        <w:rPr>
          <w:rFonts w:cstheme="minorHAnsi"/>
          <w:sz w:val="24"/>
          <w:szCs w:val="24"/>
        </w:rPr>
        <w:t xml:space="preserve"> been</w:t>
      </w:r>
      <w:r w:rsidR="00453006" w:rsidRPr="001F0B56">
        <w:rPr>
          <w:rFonts w:cstheme="minorHAnsi"/>
          <w:sz w:val="24"/>
          <w:szCs w:val="24"/>
        </w:rPr>
        <w:t xml:space="preserve"> </w:t>
      </w:r>
      <w:r w:rsidR="00673A5F" w:rsidRPr="001F0B56">
        <w:rPr>
          <w:rFonts w:cstheme="minorHAnsi"/>
          <w:sz w:val="24"/>
          <w:szCs w:val="24"/>
        </w:rPr>
        <w:t xml:space="preserve">associated with </w:t>
      </w:r>
      <w:r w:rsidR="00E223C6" w:rsidRPr="001F0B56">
        <w:rPr>
          <w:rFonts w:cstheme="minorHAnsi"/>
          <w:sz w:val="24"/>
          <w:szCs w:val="24"/>
        </w:rPr>
        <w:t>Vedanta Ltd. (Cairn - Oil &amp; Gas)</w:t>
      </w:r>
      <w:r w:rsidR="00673A5F" w:rsidRPr="001F0B56">
        <w:rPr>
          <w:rFonts w:cstheme="minorHAnsi"/>
          <w:sz w:val="24"/>
          <w:szCs w:val="24"/>
        </w:rPr>
        <w:t xml:space="preserve">? </w:t>
      </w:r>
      <w:r w:rsidR="007E4587" w:rsidRPr="001F0B56">
        <w:rPr>
          <w:rFonts w:cstheme="minorHAnsi"/>
          <w:sz w:val="24"/>
          <w:szCs w:val="24"/>
        </w:rPr>
        <w:t>(SC)</w:t>
      </w:r>
    </w:p>
    <w:p w14:paraId="0AF56E1D" w14:textId="77777777" w:rsidR="00256F9F" w:rsidRPr="00256F9F" w:rsidRDefault="00256F9F" w:rsidP="00256F9F">
      <w:pPr>
        <w:pStyle w:val="ListParagraph"/>
        <w:numPr>
          <w:ilvl w:val="0"/>
          <w:numId w:val="20"/>
        </w:numPr>
        <w:spacing w:after="1" w:line="256" w:lineRule="auto"/>
        <w:rPr>
          <w:ins w:id="14" w:author="Vikas Kori" w:date="2026-01-12T12:52:00Z" w16du:dateUtc="2026-01-12T07:22:00Z"/>
          <w:rFonts w:cstheme="minorHAnsi"/>
          <w:sz w:val="24"/>
          <w:szCs w:val="24"/>
        </w:rPr>
      </w:pPr>
      <w:ins w:id="15" w:author="Vikas Kori" w:date="2026-01-12T12:52:00Z" w16du:dateUtc="2026-01-12T07:22:00Z">
        <w:r w:rsidRPr="00256F9F">
          <w:rPr>
            <w:rFonts w:cstheme="minorHAnsi"/>
            <w:sz w:val="24"/>
            <w:szCs w:val="24"/>
          </w:rPr>
          <w:t>Less than 2 years</w:t>
        </w:r>
      </w:ins>
    </w:p>
    <w:p w14:paraId="048E03AA" w14:textId="77777777" w:rsidR="00256F9F" w:rsidRPr="00256F9F" w:rsidRDefault="00256F9F" w:rsidP="00256F9F">
      <w:pPr>
        <w:pStyle w:val="ListParagraph"/>
        <w:numPr>
          <w:ilvl w:val="0"/>
          <w:numId w:val="20"/>
        </w:numPr>
        <w:spacing w:after="1" w:line="256" w:lineRule="auto"/>
        <w:rPr>
          <w:ins w:id="16" w:author="Vikas Kori" w:date="2026-01-12T12:52:00Z" w16du:dateUtc="2026-01-12T07:22:00Z"/>
          <w:rFonts w:cstheme="minorHAnsi"/>
          <w:sz w:val="24"/>
          <w:szCs w:val="24"/>
        </w:rPr>
      </w:pPr>
      <w:ins w:id="17" w:author="Vikas Kori" w:date="2026-01-12T12:52:00Z" w16du:dateUtc="2026-01-12T07:22:00Z">
        <w:r w:rsidRPr="00256F9F">
          <w:rPr>
            <w:rFonts w:cstheme="minorHAnsi"/>
            <w:sz w:val="24"/>
            <w:szCs w:val="24"/>
          </w:rPr>
          <w:t>2 to 5 years</w:t>
        </w:r>
      </w:ins>
    </w:p>
    <w:p w14:paraId="572F3BEA" w14:textId="77777777" w:rsidR="00256F9F" w:rsidRPr="00256F9F" w:rsidRDefault="00256F9F" w:rsidP="00256F9F">
      <w:pPr>
        <w:pStyle w:val="ListParagraph"/>
        <w:numPr>
          <w:ilvl w:val="0"/>
          <w:numId w:val="20"/>
        </w:numPr>
        <w:spacing w:after="1" w:line="256" w:lineRule="auto"/>
        <w:rPr>
          <w:ins w:id="18" w:author="Vikas Kori" w:date="2026-01-12T12:52:00Z" w16du:dateUtc="2026-01-12T07:22:00Z"/>
          <w:rFonts w:cstheme="minorHAnsi"/>
          <w:sz w:val="24"/>
          <w:szCs w:val="24"/>
        </w:rPr>
      </w:pPr>
      <w:ins w:id="19" w:author="Vikas Kori" w:date="2026-01-12T12:52:00Z" w16du:dateUtc="2026-01-12T07:22:00Z">
        <w:r w:rsidRPr="00256F9F">
          <w:rPr>
            <w:rFonts w:cstheme="minorHAnsi"/>
            <w:sz w:val="24"/>
            <w:szCs w:val="24"/>
          </w:rPr>
          <w:t>5 to 10 years</w:t>
        </w:r>
      </w:ins>
    </w:p>
    <w:p w14:paraId="6E4333E2" w14:textId="4A1A71D3" w:rsidR="00256F9F" w:rsidRPr="00256F9F" w:rsidRDefault="00256F9F">
      <w:pPr>
        <w:pStyle w:val="ListParagraph"/>
        <w:numPr>
          <w:ilvl w:val="0"/>
          <w:numId w:val="20"/>
        </w:numPr>
        <w:spacing w:after="1" w:line="256" w:lineRule="auto"/>
        <w:rPr>
          <w:rFonts w:cstheme="minorHAnsi"/>
          <w:sz w:val="24"/>
          <w:szCs w:val="24"/>
          <w:rPrChange w:id="20" w:author="Vikas Kori" w:date="2026-01-12T12:52:00Z" w16du:dateUtc="2026-01-12T07:22:00Z">
            <w:rPr/>
          </w:rPrChange>
        </w:rPr>
        <w:pPrChange w:id="21" w:author="Vikas Kori" w:date="2026-01-12T12:52:00Z" w16du:dateUtc="2026-01-12T07:22:00Z">
          <w:pPr>
            <w:spacing w:after="1" w:line="256" w:lineRule="auto"/>
          </w:pPr>
        </w:pPrChange>
      </w:pPr>
      <w:ins w:id="22" w:author="Vikas Kori" w:date="2026-01-12T12:52:00Z" w16du:dateUtc="2026-01-12T07:22:00Z">
        <w:r w:rsidRPr="00256F9F">
          <w:rPr>
            <w:rFonts w:cstheme="minorHAnsi"/>
            <w:sz w:val="24"/>
            <w:szCs w:val="24"/>
          </w:rPr>
          <w:t>More than 10 years</w:t>
        </w:r>
      </w:ins>
    </w:p>
    <w:p w14:paraId="64220C3B" w14:textId="77777777" w:rsidR="00117E57" w:rsidRPr="001F0B56" w:rsidRDefault="00117E57" w:rsidP="00673A5F">
      <w:pPr>
        <w:spacing w:after="1" w:line="256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9"/>
        <w:gridCol w:w="2730"/>
      </w:tblGrid>
      <w:tr w:rsidR="00117E57" w:rsidRPr="001F0B56" w:rsidDel="00256F9F" w14:paraId="5BAB7163" w14:textId="22800580" w:rsidTr="00857C8E">
        <w:trPr>
          <w:del w:id="23" w:author="Vikas Kori" w:date="2026-01-12T12:52:00Z"/>
        </w:trPr>
        <w:tc>
          <w:tcPr>
            <w:tcW w:w="3119" w:type="dxa"/>
          </w:tcPr>
          <w:p w14:paraId="0DDD7274" w14:textId="4C7F4CE1" w:rsidR="00117E57" w:rsidRPr="001F0B56" w:rsidDel="00256F9F" w:rsidRDefault="00117E57" w:rsidP="00857C8E">
            <w:pPr>
              <w:pStyle w:val="ListParagraph"/>
              <w:ind w:left="0"/>
              <w:jc w:val="both"/>
              <w:rPr>
                <w:del w:id="24" w:author="Vikas Kori" w:date="2026-01-12T12:52:00Z" w16du:dateUtc="2026-01-12T07:22:00Z"/>
                <w:rFonts w:cstheme="minorHAnsi"/>
                <w:sz w:val="24"/>
                <w:szCs w:val="24"/>
              </w:rPr>
            </w:pPr>
            <w:del w:id="25" w:author="Vikas Kori" w:date="2026-01-12T12:52:00Z" w16du:dateUtc="2026-01-12T07:22:00Z">
              <w:r w:rsidRPr="001F0B56" w:rsidDel="00256F9F">
                <w:rPr>
                  <w:rFonts w:cstheme="minorHAnsi"/>
                  <w:sz w:val="24"/>
                  <w:szCs w:val="24"/>
                </w:rPr>
                <w:delText>Less than 2 years</w:delText>
              </w:r>
            </w:del>
          </w:p>
        </w:tc>
        <w:tc>
          <w:tcPr>
            <w:tcW w:w="2730" w:type="dxa"/>
          </w:tcPr>
          <w:p w14:paraId="037C8949" w14:textId="4AB52602" w:rsidR="00117E57" w:rsidRPr="001F0B56" w:rsidDel="00256F9F" w:rsidRDefault="00117E57" w:rsidP="00857C8E">
            <w:pPr>
              <w:pStyle w:val="ListParagraph"/>
              <w:ind w:left="0"/>
              <w:jc w:val="center"/>
              <w:rPr>
                <w:del w:id="26" w:author="Vikas Kori" w:date="2026-01-12T12:52:00Z" w16du:dateUtc="2026-01-12T07:22:00Z"/>
                <w:rFonts w:cstheme="minorHAnsi"/>
                <w:sz w:val="24"/>
                <w:szCs w:val="24"/>
              </w:rPr>
            </w:pPr>
          </w:p>
        </w:tc>
      </w:tr>
      <w:tr w:rsidR="00117E57" w:rsidRPr="001F0B56" w:rsidDel="00256F9F" w14:paraId="7A1D974A" w14:textId="12CF7179" w:rsidTr="00857C8E">
        <w:trPr>
          <w:del w:id="27" w:author="Vikas Kori" w:date="2026-01-12T12:52:00Z"/>
        </w:trPr>
        <w:tc>
          <w:tcPr>
            <w:tcW w:w="3119" w:type="dxa"/>
          </w:tcPr>
          <w:p w14:paraId="5B29C1D3" w14:textId="0B331B04" w:rsidR="00117E57" w:rsidRPr="001F0B56" w:rsidDel="00256F9F" w:rsidRDefault="00117E57" w:rsidP="00857C8E">
            <w:pPr>
              <w:pStyle w:val="ListParagraph"/>
              <w:ind w:left="0"/>
              <w:jc w:val="both"/>
              <w:rPr>
                <w:del w:id="28" w:author="Vikas Kori" w:date="2026-01-12T12:52:00Z" w16du:dateUtc="2026-01-12T07:22:00Z"/>
                <w:rFonts w:cstheme="minorHAnsi"/>
                <w:sz w:val="24"/>
                <w:szCs w:val="24"/>
              </w:rPr>
            </w:pPr>
            <w:del w:id="29" w:author="Vikas Kori" w:date="2026-01-12T12:52:00Z" w16du:dateUtc="2026-01-12T07:22:00Z">
              <w:r w:rsidRPr="001F0B56" w:rsidDel="00256F9F">
                <w:rPr>
                  <w:rFonts w:cstheme="minorHAnsi"/>
                  <w:sz w:val="24"/>
                  <w:szCs w:val="24"/>
                </w:rPr>
                <w:delText>2 to 5 years</w:delText>
              </w:r>
            </w:del>
          </w:p>
        </w:tc>
        <w:tc>
          <w:tcPr>
            <w:tcW w:w="2730" w:type="dxa"/>
          </w:tcPr>
          <w:p w14:paraId="6BFD93D7" w14:textId="42A01842" w:rsidR="00117E57" w:rsidRPr="001F0B56" w:rsidDel="00256F9F" w:rsidRDefault="00117E57" w:rsidP="00857C8E">
            <w:pPr>
              <w:pStyle w:val="ListParagraph"/>
              <w:ind w:left="0"/>
              <w:jc w:val="center"/>
              <w:rPr>
                <w:del w:id="30" w:author="Vikas Kori" w:date="2026-01-12T12:52:00Z" w16du:dateUtc="2026-01-12T07:22:00Z"/>
                <w:rFonts w:cstheme="minorHAnsi"/>
                <w:sz w:val="24"/>
                <w:szCs w:val="24"/>
              </w:rPr>
            </w:pPr>
          </w:p>
        </w:tc>
      </w:tr>
      <w:tr w:rsidR="00117E57" w:rsidRPr="001F0B56" w:rsidDel="00256F9F" w14:paraId="7E716A50" w14:textId="2E49C9ED" w:rsidTr="00857C8E">
        <w:trPr>
          <w:del w:id="31" w:author="Vikas Kori" w:date="2026-01-12T12:52:00Z"/>
        </w:trPr>
        <w:tc>
          <w:tcPr>
            <w:tcW w:w="3119" w:type="dxa"/>
          </w:tcPr>
          <w:p w14:paraId="5C41D935" w14:textId="44AE5D50" w:rsidR="00117E57" w:rsidRPr="001F0B56" w:rsidDel="00256F9F" w:rsidRDefault="00117E57" w:rsidP="00857C8E">
            <w:pPr>
              <w:pStyle w:val="ListParagraph"/>
              <w:ind w:left="0"/>
              <w:jc w:val="both"/>
              <w:rPr>
                <w:del w:id="32" w:author="Vikas Kori" w:date="2026-01-12T12:52:00Z" w16du:dateUtc="2026-01-12T07:22:00Z"/>
                <w:rFonts w:cstheme="minorHAnsi"/>
                <w:sz w:val="24"/>
                <w:szCs w:val="24"/>
              </w:rPr>
            </w:pPr>
            <w:del w:id="33" w:author="Vikas Kori" w:date="2026-01-12T12:52:00Z" w16du:dateUtc="2026-01-12T07:22:00Z">
              <w:r w:rsidRPr="001F0B56" w:rsidDel="00256F9F">
                <w:rPr>
                  <w:rFonts w:cstheme="minorHAnsi"/>
                  <w:sz w:val="24"/>
                  <w:szCs w:val="24"/>
                </w:rPr>
                <w:delText>5 to 10 years</w:delText>
              </w:r>
            </w:del>
          </w:p>
        </w:tc>
        <w:tc>
          <w:tcPr>
            <w:tcW w:w="2730" w:type="dxa"/>
          </w:tcPr>
          <w:p w14:paraId="6536B2AC" w14:textId="703EA4EB" w:rsidR="00117E57" w:rsidRPr="001F0B56" w:rsidDel="00256F9F" w:rsidRDefault="00117E57" w:rsidP="00857C8E">
            <w:pPr>
              <w:pStyle w:val="ListParagraph"/>
              <w:ind w:left="0"/>
              <w:jc w:val="center"/>
              <w:rPr>
                <w:del w:id="34" w:author="Vikas Kori" w:date="2026-01-12T12:52:00Z" w16du:dateUtc="2026-01-12T07:22:00Z"/>
                <w:rFonts w:cstheme="minorHAnsi"/>
                <w:sz w:val="24"/>
                <w:szCs w:val="24"/>
              </w:rPr>
            </w:pPr>
          </w:p>
        </w:tc>
      </w:tr>
      <w:tr w:rsidR="00117E57" w:rsidRPr="001F0B56" w:rsidDel="00256F9F" w14:paraId="24A5F38C" w14:textId="10D574DF" w:rsidTr="00857C8E">
        <w:trPr>
          <w:del w:id="35" w:author="Vikas Kori" w:date="2026-01-12T12:52:00Z"/>
        </w:trPr>
        <w:tc>
          <w:tcPr>
            <w:tcW w:w="3119" w:type="dxa"/>
          </w:tcPr>
          <w:p w14:paraId="282705EA" w14:textId="70B3B091" w:rsidR="00117E57" w:rsidRPr="001F0B56" w:rsidDel="00256F9F" w:rsidRDefault="00117E57" w:rsidP="00857C8E">
            <w:pPr>
              <w:pStyle w:val="ListParagraph"/>
              <w:ind w:left="0"/>
              <w:jc w:val="both"/>
              <w:rPr>
                <w:del w:id="36" w:author="Vikas Kori" w:date="2026-01-12T12:52:00Z" w16du:dateUtc="2026-01-12T07:22:00Z"/>
                <w:rFonts w:cstheme="minorHAnsi"/>
                <w:sz w:val="24"/>
                <w:szCs w:val="24"/>
              </w:rPr>
            </w:pPr>
            <w:del w:id="37" w:author="Vikas Kori" w:date="2026-01-12T12:52:00Z" w16du:dateUtc="2026-01-12T07:22:00Z">
              <w:r w:rsidRPr="001F0B56" w:rsidDel="00256F9F">
                <w:rPr>
                  <w:rFonts w:cstheme="minorHAnsi"/>
                  <w:sz w:val="24"/>
                  <w:szCs w:val="24"/>
                </w:rPr>
                <w:delText>More than 10 years</w:delText>
              </w:r>
            </w:del>
          </w:p>
        </w:tc>
        <w:tc>
          <w:tcPr>
            <w:tcW w:w="2730" w:type="dxa"/>
          </w:tcPr>
          <w:p w14:paraId="7C1AA12B" w14:textId="388992E7" w:rsidR="00117E57" w:rsidRPr="001F0B56" w:rsidDel="00256F9F" w:rsidRDefault="00117E57" w:rsidP="00857C8E">
            <w:pPr>
              <w:pStyle w:val="ListParagraph"/>
              <w:ind w:left="0"/>
              <w:jc w:val="center"/>
              <w:rPr>
                <w:del w:id="38" w:author="Vikas Kori" w:date="2026-01-12T12:52:00Z" w16du:dateUtc="2026-01-12T07:22:00Z"/>
                <w:rFonts w:cstheme="minorHAnsi"/>
                <w:sz w:val="24"/>
                <w:szCs w:val="24"/>
              </w:rPr>
            </w:pPr>
          </w:p>
        </w:tc>
      </w:tr>
    </w:tbl>
    <w:p w14:paraId="5B7AB779" w14:textId="77777777" w:rsidR="00117E57" w:rsidRPr="001F0B56" w:rsidDel="00256F9F" w:rsidRDefault="00117E57" w:rsidP="00673A5F">
      <w:pPr>
        <w:spacing w:after="1" w:line="256" w:lineRule="auto"/>
        <w:rPr>
          <w:del w:id="39" w:author="Vikas Kori" w:date="2026-01-12T12:52:00Z" w16du:dateUtc="2026-01-12T07:22:00Z"/>
          <w:rFonts w:cstheme="minorHAnsi"/>
          <w:sz w:val="24"/>
          <w:szCs w:val="24"/>
        </w:rPr>
      </w:pPr>
    </w:p>
    <w:p w14:paraId="76514932" w14:textId="4C38A504" w:rsidR="00453006" w:rsidRPr="001F0B56" w:rsidDel="00256F9F" w:rsidRDefault="00453006" w:rsidP="00673A5F">
      <w:pPr>
        <w:spacing w:after="1" w:line="256" w:lineRule="auto"/>
        <w:rPr>
          <w:del w:id="40" w:author="Vikas Kori" w:date="2026-01-12T12:52:00Z" w16du:dateUtc="2026-01-12T07:22:00Z"/>
          <w:rFonts w:cstheme="minorHAnsi"/>
          <w:sz w:val="24"/>
          <w:szCs w:val="24"/>
        </w:rPr>
      </w:pPr>
    </w:p>
    <w:p w14:paraId="59DB9735" w14:textId="341F5B27" w:rsidR="00453006" w:rsidRPr="001F0B56" w:rsidDel="00256F9F" w:rsidRDefault="00453006" w:rsidP="00673A5F">
      <w:pPr>
        <w:spacing w:after="1" w:line="256" w:lineRule="auto"/>
        <w:rPr>
          <w:del w:id="41" w:author="Vikas Kori" w:date="2026-01-12T12:52:00Z" w16du:dateUtc="2026-01-12T07:22:00Z"/>
          <w:rFonts w:cstheme="minorHAnsi"/>
          <w:b/>
          <w:bCs/>
          <w:sz w:val="24"/>
          <w:szCs w:val="24"/>
          <w:rPrChange w:id="42" w:author="Guduguntla Shivani" w:date="2025-10-14T15:47:00Z" w16du:dateUtc="2025-10-14T10:17:00Z">
            <w:rPr>
              <w:del w:id="43" w:author="Vikas Kori" w:date="2026-01-12T12:52:00Z" w16du:dateUtc="2026-01-12T07:22:00Z"/>
              <w:rFonts w:cstheme="minorHAnsi"/>
              <w:sz w:val="24"/>
              <w:szCs w:val="24"/>
            </w:rPr>
          </w:rPrChange>
        </w:rPr>
      </w:pPr>
    </w:p>
    <w:p w14:paraId="171EA5CD" w14:textId="31F8B2B2" w:rsidR="00944EAA" w:rsidRPr="001F0B56" w:rsidRDefault="00944EAA" w:rsidP="00944EAA">
      <w:pPr>
        <w:spacing w:after="0"/>
        <w:rPr>
          <w:ins w:id="44" w:author="Guduguntla Shivani" w:date="2025-10-14T14:46:00Z" w16du:dateUtc="2025-10-14T09:16:00Z"/>
          <w:rFonts w:cstheme="minorHAnsi"/>
          <w:b/>
          <w:bCs/>
          <w:sz w:val="24"/>
          <w:szCs w:val="24"/>
        </w:rPr>
      </w:pPr>
      <w:ins w:id="45" w:author="Guduguntla Shivani" w:date="2025-10-14T14:46:00Z" w16du:dateUtc="2025-10-14T09:16:00Z">
        <w:del w:id="46" w:author="Vikas Kori" w:date="2026-01-12T12:52:00Z" w16du:dateUtc="2026-01-12T07:22:00Z">
          <w:r w:rsidRPr="001F0B56" w:rsidDel="00256F9F">
            <w:rPr>
              <w:rFonts w:cstheme="minorHAnsi"/>
              <w:b/>
              <w:bCs/>
              <w:sz w:val="24"/>
              <w:szCs w:val="24"/>
            </w:rPr>
            <w:delText>Rating Scale: 1-5</w:delText>
          </w:r>
        </w:del>
      </w:ins>
    </w:p>
    <w:tbl>
      <w:tblPr>
        <w:tblStyle w:val="TableGrid"/>
        <w:tblW w:w="10080" w:type="dxa"/>
        <w:tblLook w:val="04A0" w:firstRow="1" w:lastRow="0" w:firstColumn="1" w:lastColumn="0" w:noHBand="0" w:noVBand="1"/>
        <w:tblPrChange w:id="47" w:author="Guduguntla Shivani" w:date="2025-10-14T14:50:00Z" w16du:dateUtc="2025-10-14T09:20:00Z">
          <w:tblPr>
            <w:tblStyle w:val="TableGrid"/>
            <w:tblW w:w="10080" w:type="dxa"/>
            <w:tblLook w:val="04A0" w:firstRow="1" w:lastRow="0" w:firstColumn="1" w:lastColumn="0" w:noHBand="0" w:noVBand="1"/>
          </w:tblPr>
        </w:tblPrChange>
      </w:tblPr>
      <w:tblGrid>
        <w:gridCol w:w="2016"/>
        <w:gridCol w:w="2016"/>
        <w:gridCol w:w="2016"/>
        <w:gridCol w:w="2016"/>
        <w:gridCol w:w="2016"/>
        <w:tblGridChange w:id="48">
          <w:tblGrid>
            <w:gridCol w:w="1872"/>
            <w:gridCol w:w="144"/>
            <w:gridCol w:w="1728"/>
            <w:gridCol w:w="288"/>
            <w:gridCol w:w="1584"/>
            <w:gridCol w:w="432"/>
            <w:gridCol w:w="1440"/>
            <w:gridCol w:w="576"/>
            <w:gridCol w:w="1296"/>
            <w:gridCol w:w="720"/>
          </w:tblGrid>
        </w:tblGridChange>
      </w:tblGrid>
      <w:tr w:rsidR="00BA3BAA" w:rsidRPr="001F0B56" w:rsidDel="00256F9F" w14:paraId="141EF83D" w14:textId="7D2B7943" w:rsidTr="00BA3BAA">
        <w:trPr>
          <w:ins w:id="49" w:author="Guduguntla Shivani" w:date="2025-10-14T14:46:00Z"/>
          <w:del w:id="50" w:author="Vikas Kori" w:date="2026-01-12T12:52:00Z"/>
        </w:trPr>
        <w:tc>
          <w:tcPr>
            <w:tcW w:w="2016" w:type="dxa"/>
            <w:tcPrChange w:id="51" w:author="Guduguntla Shivani" w:date="2025-10-14T14:50:00Z" w16du:dateUtc="2025-10-14T09:20:00Z">
              <w:tcPr>
                <w:tcW w:w="2016" w:type="dxa"/>
                <w:gridSpan w:val="2"/>
              </w:tcPr>
            </w:tcPrChange>
          </w:tcPr>
          <w:p w14:paraId="0DCB6F29" w14:textId="67D1EE2E" w:rsidR="00944EAA" w:rsidRPr="001F0B56" w:rsidDel="00256F9F" w:rsidRDefault="00944EAA" w:rsidP="00645B69">
            <w:pPr>
              <w:jc w:val="center"/>
              <w:rPr>
                <w:ins w:id="52" w:author="Guduguntla Shivani" w:date="2025-10-14T14:46:00Z" w16du:dateUtc="2025-10-14T09:16:00Z"/>
                <w:del w:id="53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54" w:author="Guduguntla Shivani" w:date="2025-10-14T15:47:00Z" w16du:dateUtc="2025-10-14T10:17:00Z">
                  <w:rPr>
                    <w:ins w:id="55" w:author="Guduguntla Shivani" w:date="2025-10-14T14:46:00Z" w16du:dateUtc="2025-10-14T09:16:00Z"/>
                    <w:del w:id="56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57" w:author="Guduguntla Shivani" w:date="2025-10-14T14:46:00Z" w16du:dateUtc="2025-10-14T09:16:00Z">
              <w:del w:id="58" w:author="Vikas Kori" w:date="2026-01-12T12:52:00Z" w16du:dateUtc="2026-01-12T07:22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  <w:rPrChange w:id="59" w:author="Guduguntla Shivani" w:date="2025-10-14T15:47:00Z" w16du:dateUtc="2025-10-14T10:17:00Z"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</w:rPrChange>
                  </w:rPr>
                  <w:delText>1</w:delText>
                </w:r>
              </w:del>
            </w:ins>
          </w:p>
        </w:tc>
        <w:tc>
          <w:tcPr>
            <w:tcW w:w="2016" w:type="dxa"/>
            <w:tcPrChange w:id="60" w:author="Guduguntla Shivani" w:date="2025-10-14T14:50:00Z" w16du:dateUtc="2025-10-14T09:20:00Z">
              <w:tcPr>
                <w:tcW w:w="2016" w:type="dxa"/>
                <w:gridSpan w:val="2"/>
              </w:tcPr>
            </w:tcPrChange>
          </w:tcPr>
          <w:p w14:paraId="50742886" w14:textId="7516D3D8" w:rsidR="00944EAA" w:rsidRPr="001F0B56" w:rsidDel="00256F9F" w:rsidRDefault="00944EAA" w:rsidP="00645B69">
            <w:pPr>
              <w:jc w:val="center"/>
              <w:rPr>
                <w:ins w:id="61" w:author="Guduguntla Shivani" w:date="2025-10-14T14:46:00Z" w16du:dateUtc="2025-10-14T09:16:00Z"/>
                <w:del w:id="62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63" w:author="Guduguntla Shivani" w:date="2025-10-14T15:47:00Z" w16du:dateUtc="2025-10-14T10:17:00Z">
                  <w:rPr>
                    <w:ins w:id="64" w:author="Guduguntla Shivani" w:date="2025-10-14T14:46:00Z" w16du:dateUtc="2025-10-14T09:16:00Z"/>
                    <w:del w:id="65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66" w:author="Guduguntla Shivani" w:date="2025-10-14T14:46:00Z" w16du:dateUtc="2025-10-14T09:16:00Z">
              <w:del w:id="67" w:author="Vikas Kori" w:date="2026-01-12T12:52:00Z" w16du:dateUtc="2026-01-12T07:22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  <w:rPrChange w:id="68" w:author="Guduguntla Shivani" w:date="2025-10-14T15:47:00Z" w16du:dateUtc="2025-10-14T10:17:00Z"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</w:rPrChange>
                  </w:rPr>
                  <w:delText>2</w:delText>
                </w:r>
              </w:del>
            </w:ins>
          </w:p>
        </w:tc>
        <w:tc>
          <w:tcPr>
            <w:tcW w:w="2016" w:type="dxa"/>
            <w:tcPrChange w:id="69" w:author="Guduguntla Shivani" w:date="2025-10-14T14:50:00Z" w16du:dateUtc="2025-10-14T09:20:00Z">
              <w:tcPr>
                <w:tcW w:w="2016" w:type="dxa"/>
                <w:gridSpan w:val="2"/>
              </w:tcPr>
            </w:tcPrChange>
          </w:tcPr>
          <w:p w14:paraId="1343721A" w14:textId="6B96313F" w:rsidR="00944EAA" w:rsidRPr="001F0B56" w:rsidDel="00256F9F" w:rsidRDefault="00944EAA" w:rsidP="00645B69">
            <w:pPr>
              <w:jc w:val="center"/>
              <w:rPr>
                <w:ins w:id="70" w:author="Guduguntla Shivani" w:date="2025-10-14T14:46:00Z" w16du:dateUtc="2025-10-14T09:16:00Z"/>
                <w:del w:id="71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72" w:author="Guduguntla Shivani" w:date="2025-10-14T15:47:00Z" w16du:dateUtc="2025-10-14T10:17:00Z">
                  <w:rPr>
                    <w:ins w:id="73" w:author="Guduguntla Shivani" w:date="2025-10-14T14:46:00Z" w16du:dateUtc="2025-10-14T09:16:00Z"/>
                    <w:del w:id="74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75" w:author="Guduguntla Shivani" w:date="2025-10-14T14:46:00Z" w16du:dateUtc="2025-10-14T09:16:00Z">
              <w:del w:id="76" w:author="Vikas Kori" w:date="2026-01-12T12:52:00Z" w16du:dateUtc="2026-01-12T07:22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  <w:rPrChange w:id="77" w:author="Guduguntla Shivani" w:date="2025-10-14T15:47:00Z" w16du:dateUtc="2025-10-14T10:17:00Z"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</w:rPrChange>
                  </w:rPr>
                  <w:delText>3</w:delText>
                </w:r>
              </w:del>
            </w:ins>
          </w:p>
        </w:tc>
        <w:tc>
          <w:tcPr>
            <w:tcW w:w="2016" w:type="dxa"/>
            <w:tcPrChange w:id="78" w:author="Guduguntla Shivani" w:date="2025-10-14T14:50:00Z" w16du:dateUtc="2025-10-14T09:20:00Z">
              <w:tcPr>
                <w:tcW w:w="2016" w:type="dxa"/>
                <w:gridSpan w:val="2"/>
              </w:tcPr>
            </w:tcPrChange>
          </w:tcPr>
          <w:p w14:paraId="1D7D059F" w14:textId="301CB548" w:rsidR="00944EAA" w:rsidRPr="001F0B56" w:rsidDel="00256F9F" w:rsidRDefault="00944EAA" w:rsidP="00645B69">
            <w:pPr>
              <w:jc w:val="center"/>
              <w:rPr>
                <w:ins w:id="79" w:author="Guduguntla Shivani" w:date="2025-10-14T14:46:00Z" w16du:dateUtc="2025-10-14T09:16:00Z"/>
                <w:del w:id="80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81" w:author="Guduguntla Shivani" w:date="2025-10-14T15:47:00Z" w16du:dateUtc="2025-10-14T10:17:00Z">
                  <w:rPr>
                    <w:ins w:id="82" w:author="Guduguntla Shivani" w:date="2025-10-14T14:46:00Z" w16du:dateUtc="2025-10-14T09:16:00Z"/>
                    <w:del w:id="83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84" w:author="Guduguntla Shivani" w:date="2025-10-14T14:46:00Z" w16du:dateUtc="2025-10-14T09:16:00Z">
              <w:del w:id="85" w:author="Vikas Kori" w:date="2026-01-12T12:52:00Z" w16du:dateUtc="2026-01-12T07:22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  <w:rPrChange w:id="86" w:author="Guduguntla Shivani" w:date="2025-10-14T15:47:00Z" w16du:dateUtc="2025-10-14T10:17:00Z"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</w:rPrChange>
                  </w:rPr>
                  <w:delText>4</w:delText>
                </w:r>
              </w:del>
            </w:ins>
          </w:p>
        </w:tc>
        <w:tc>
          <w:tcPr>
            <w:tcW w:w="2016" w:type="dxa"/>
            <w:tcPrChange w:id="87" w:author="Guduguntla Shivani" w:date="2025-10-14T14:50:00Z" w16du:dateUtc="2025-10-14T09:20:00Z">
              <w:tcPr>
                <w:tcW w:w="2016" w:type="dxa"/>
                <w:gridSpan w:val="2"/>
              </w:tcPr>
            </w:tcPrChange>
          </w:tcPr>
          <w:p w14:paraId="604D64C0" w14:textId="74550847" w:rsidR="00944EAA" w:rsidRPr="001F0B56" w:rsidDel="00256F9F" w:rsidRDefault="00944EAA" w:rsidP="00645B69">
            <w:pPr>
              <w:jc w:val="center"/>
              <w:rPr>
                <w:ins w:id="88" w:author="Guduguntla Shivani" w:date="2025-10-14T14:46:00Z" w16du:dateUtc="2025-10-14T09:16:00Z"/>
                <w:del w:id="89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90" w:author="Guduguntla Shivani" w:date="2025-10-14T15:47:00Z" w16du:dateUtc="2025-10-14T10:17:00Z">
                  <w:rPr>
                    <w:ins w:id="91" w:author="Guduguntla Shivani" w:date="2025-10-14T14:46:00Z" w16du:dateUtc="2025-10-14T09:16:00Z"/>
                    <w:del w:id="92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93" w:author="Guduguntla Shivani" w:date="2025-10-14T14:46:00Z" w16du:dateUtc="2025-10-14T09:16:00Z">
              <w:del w:id="94" w:author="Vikas Kori" w:date="2026-01-12T12:52:00Z" w16du:dateUtc="2026-01-12T07:22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  <w:rPrChange w:id="95" w:author="Guduguntla Shivani" w:date="2025-10-14T15:47:00Z" w16du:dateUtc="2025-10-14T10:17:00Z">
                      <w:rPr>
                        <w:rFonts w:cstheme="minorHAnsi"/>
                        <w:b/>
                        <w:bCs/>
                        <w:sz w:val="24"/>
                        <w:szCs w:val="24"/>
                      </w:rPr>
                    </w:rPrChange>
                  </w:rPr>
                  <w:delText>5</w:delText>
                </w:r>
              </w:del>
            </w:ins>
          </w:p>
        </w:tc>
      </w:tr>
      <w:tr w:rsidR="00BA3BAA" w:rsidRPr="001F0B56" w:rsidDel="00256F9F" w14:paraId="37AE0801" w14:textId="420FCEBE" w:rsidTr="00BA3BAA">
        <w:tblPrEx>
          <w:tblPrExChange w:id="96" w:author="Guduguntla Shivani" w:date="2025-10-14T14:50:00Z" w16du:dateUtc="2025-10-14T09:20:00Z">
            <w:tblPrEx>
              <w:tblW w:w="9360" w:type="dxa"/>
            </w:tblPrEx>
          </w:tblPrExChange>
        </w:tblPrEx>
        <w:trPr>
          <w:ins w:id="97" w:author="Guduguntla Shivani" w:date="2025-10-14T14:46:00Z"/>
          <w:del w:id="98" w:author="Vikas Kori" w:date="2026-01-12T12:52:00Z"/>
          <w:trPrChange w:id="99" w:author="Guduguntla Shivani" w:date="2025-10-14T14:50:00Z" w16du:dateUtc="2025-10-14T09:20:00Z">
            <w:trPr>
              <w:gridAfter w:val="0"/>
            </w:trPr>
          </w:trPrChange>
        </w:trPr>
        <w:tc>
          <w:tcPr>
            <w:tcW w:w="2016" w:type="dxa"/>
            <w:vAlign w:val="center"/>
            <w:tcPrChange w:id="100" w:author="Guduguntla Shivani" w:date="2025-10-14T14:50:00Z" w16du:dateUtc="2025-10-14T09:20:00Z">
              <w:tcPr>
                <w:tcW w:w="1872" w:type="dxa"/>
                <w:vAlign w:val="center"/>
              </w:tcPr>
            </w:tcPrChange>
          </w:tcPr>
          <w:p w14:paraId="0325F183" w14:textId="00E1325F" w:rsidR="00944EAA" w:rsidRPr="001F0B56" w:rsidDel="00256F9F" w:rsidRDefault="00944EAA" w:rsidP="00645B69">
            <w:pPr>
              <w:jc w:val="center"/>
              <w:rPr>
                <w:ins w:id="101" w:author="Guduguntla Shivani" w:date="2025-10-14T14:46:00Z" w16du:dateUtc="2025-10-14T09:16:00Z"/>
                <w:del w:id="102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103" w:author="Guduguntla Shivani" w:date="2025-10-14T15:47:00Z" w16du:dateUtc="2025-10-14T10:17:00Z">
                  <w:rPr>
                    <w:ins w:id="104" w:author="Guduguntla Shivani" w:date="2025-10-14T14:46:00Z" w16du:dateUtc="2025-10-14T09:16:00Z"/>
                    <w:del w:id="105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106" w:author="Guduguntla Shivani" w:date="2025-10-14T14:46:00Z" w16du:dateUtc="2025-10-14T09:16:00Z">
              <w:del w:id="107" w:author="Vikas Kori" w:date="2026-01-12T12:52:00Z" w16du:dateUtc="2026-01-12T07:22:00Z">
                <w:r w:rsidRPr="001F0B56" w:rsidDel="00256F9F">
                  <w:rPr>
                    <w:rFonts w:cstheme="minorHAnsi"/>
                    <w:sz w:val="20"/>
                    <w:szCs w:val="20"/>
                    <w:rPrChange w:id="108" w:author="Guduguntla Shivani" w:date="2025-10-14T15:47:00Z" w16du:dateUtc="2025-10-14T10:17:00Z">
                      <w:rPr>
                        <w:rFonts w:cstheme="minorHAnsi"/>
                      </w:rPr>
                    </w:rPrChange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  <w:tcPrChange w:id="109" w:author="Guduguntla Shivani" w:date="2025-10-14T14:50:00Z" w16du:dateUtc="2025-10-14T09:20:00Z">
              <w:tcPr>
                <w:tcW w:w="1872" w:type="dxa"/>
                <w:gridSpan w:val="2"/>
                <w:vAlign w:val="center"/>
              </w:tcPr>
            </w:tcPrChange>
          </w:tcPr>
          <w:p w14:paraId="61AEEEA7" w14:textId="36159ABA" w:rsidR="00944EAA" w:rsidRPr="001F0B56" w:rsidDel="00256F9F" w:rsidRDefault="00944EAA" w:rsidP="00645B69">
            <w:pPr>
              <w:jc w:val="center"/>
              <w:rPr>
                <w:ins w:id="110" w:author="Guduguntla Shivani" w:date="2025-10-14T14:46:00Z" w16du:dateUtc="2025-10-14T09:16:00Z"/>
                <w:del w:id="111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112" w:author="Guduguntla Shivani" w:date="2025-10-14T15:47:00Z" w16du:dateUtc="2025-10-14T10:17:00Z">
                  <w:rPr>
                    <w:ins w:id="113" w:author="Guduguntla Shivani" w:date="2025-10-14T14:46:00Z" w16du:dateUtc="2025-10-14T09:16:00Z"/>
                    <w:del w:id="114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115" w:author="Guduguntla Shivani" w:date="2025-10-14T14:46:00Z" w16du:dateUtc="2025-10-14T09:16:00Z">
              <w:del w:id="116" w:author="Vikas Kori" w:date="2026-01-12T12:52:00Z" w16du:dateUtc="2026-01-12T07:22:00Z">
                <w:r w:rsidRPr="001F0B56" w:rsidDel="00256F9F">
                  <w:rPr>
                    <w:rFonts w:cstheme="minorHAnsi"/>
                    <w:sz w:val="20"/>
                    <w:szCs w:val="20"/>
                    <w:rPrChange w:id="117" w:author="Guduguntla Shivani" w:date="2025-10-14T15:47:00Z" w16du:dateUtc="2025-10-14T10:17:00Z">
                      <w:rPr>
                        <w:rFonts w:cstheme="minorHAnsi"/>
                      </w:rPr>
                    </w:rPrChange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  <w:tcPrChange w:id="118" w:author="Guduguntla Shivani" w:date="2025-10-14T14:50:00Z" w16du:dateUtc="2025-10-14T09:20:00Z">
              <w:tcPr>
                <w:tcW w:w="1872" w:type="dxa"/>
                <w:gridSpan w:val="2"/>
                <w:vAlign w:val="center"/>
              </w:tcPr>
            </w:tcPrChange>
          </w:tcPr>
          <w:p w14:paraId="0F066220" w14:textId="54C92405" w:rsidR="00944EAA" w:rsidRPr="001F0B56" w:rsidDel="00256F9F" w:rsidRDefault="00944EAA" w:rsidP="00645B69">
            <w:pPr>
              <w:jc w:val="center"/>
              <w:rPr>
                <w:ins w:id="119" w:author="Guduguntla Shivani" w:date="2025-10-14T14:46:00Z" w16du:dateUtc="2025-10-14T09:16:00Z"/>
                <w:del w:id="120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121" w:author="Guduguntla Shivani" w:date="2025-10-14T15:47:00Z" w16du:dateUtc="2025-10-14T10:17:00Z">
                  <w:rPr>
                    <w:ins w:id="122" w:author="Guduguntla Shivani" w:date="2025-10-14T14:46:00Z" w16du:dateUtc="2025-10-14T09:16:00Z"/>
                    <w:del w:id="123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124" w:author="Guduguntla Shivani" w:date="2025-10-14T14:46:00Z" w16du:dateUtc="2025-10-14T09:16:00Z">
              <w:del w:id="125" w:author="Vikas Kori" w:date="2026-01-12T12:52:00Z" w16du:dateUtc="2026-01-12T07:22:00Z">
                <w:r w:rsidRPr="001F0B56" w:rsidDel="00256F9F">
                  <w:rPr>
                    <w:rFonts w:cstheme="minorHAnsi"/>
                    <w:sz w:val="20"/>
                    <w:szCs w:val="20"/>
                    <w:rPrChange w:id="126" w:author="Guduguntla Shivani" w:date="2025-10-14T15:47:00Z" w16du:dateUtc="2025-10-14T10:17:00Z">
                      <w:rPr>
                        <w:rFonts w:cstheme="minorHAnsi"/>
                      </w:rPr>
                    </w:rPrChange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  <w:tcPrChange w:id="127" w:author="Guduguntla Shivani" w:date="2025-10-14T14:50:00Z" w16du:dateUtc="2025-10-14T09:20:00Z">
              <w:tcPr>
                <w:tcW w:w="1872" w:type="dxa"/>
                <w:gridSpan w:val="2"/>
                <w:vAlign w:val="center"/>
              </w:tcPr>
            </w:tcPrChange>
          </w:tcPr>
          <w:p w14:paraId="02EF2DDC" w14:textId="6541AA2E" w:rsidR="00944EAA" w:rsidRPr="001F0B56" w:rsidDel="00256F9F" w:rsidRDefault="00944EAA" w:rsidP="00645B69">
            <w:pPr>
              <w:jc w:val="center"/>
              <w:rPr>
                <w:ins w:id="128" w:author="Guduguntla Shivani" w:date="2025-10-14T14:46:00Z" w16du:dateUtc="2025-10-14T09:16:00Z"/>
                <w:del w:id="129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130" w:author="Guduguntla Shivani" w:date="2025-10-14T15:47:00Z" w16du:dateUtc="2025-10-14T10:17:00Z">
                  <w:rPr>
                    <w:ins w:id="131" w:author="Guduguntla Shivani" w:date="2025-10-14T14:46:00Z" w16du:dateUtc="2025-10-14T09:16:00Z"/>
                    <w:del w:id="132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133" w:author="Guduguntla Shivani" w:date="2025-10-14T14:46:00Z" w16du:dateUtc="2025-10-14T09:16:00Z">
              <w:del w:id="134" w:author="Vikas Kori" w:date="2026-01-12T12:52:00Z" w16du:dateUtc="2026-01-12T07:22:00Z">
                <w:r w:rsidRPr="001F0B56" w:rsidDel="00256F9F">
                  <w:rPr>
                    <w:rFonts w:cstheme="minorHAnsi"/>
                    <w:sz w:val="20"/>
                    <w:szCs w:val="20"/>
                    <w:rPrChange w:id="135" w:author="Guduguntla Shivani" w:date="2025-10-14T15:47:00Z" w16du:dateUtc="2025-10-14T10:17:00Z">
                      <w:rPr>
                        <w:rFonts w:cstheme="minorHAnsi"/>
                      </w:rPr>
                    </w:rPrChange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  <w:tcPrChange w:id="136" w:author="Guduguntla Shivani" w:date="2025-10-14T14:50:00Z" w16du:dateUtc="2025-10-14T09:20:00Z">
              <w:tcPr>
                <w:tcW w:w="1872" w:type="dxa"/>
                <w:gridSpan w:val="2"/>
                <w:vAlign w:val="center"/>
              </w:tcPr>
            </w:tcPrChange>
          </w:tcPr>
          <w:p w14:paraId="2CBF084C" w14:textId="31952742" w:rsidR="00944EAA" w:rsidRPr="001F0B56" w:rsidDel="00256F9F" w:rsidRDefault="00944EAA" w:rsidP="00645B69">
            <w:pPr>
              <w:jc w:val="center"/>
              <w:rPr>
                <w:ins w:id="137" w:author="Guduguntla Shivani" w:date="2025-10-14T14:46:00Z" w16du:dateUtc="2025-10-14T09:16:00Z"/>
                <w:del w:id="138" w:author="Vikas Kori" w:date="2026-01-12T12:52:00Z" w16du:dateUtc="2026-01-12T07:22:00Z"/>
                <w:rFonts w:cstheme="minorHAnsi"/>
                <w:b/>
                <w:bCs/>
                <w:sz w:val="20"/>
                <w:szCs w:val="20"/>
                <w:rPrChange w:id="139" w:author="Guduguntla Shivani" w:date="2025-10-14T15:47:00Z" w16du:dateUtc="2025-10-14T10:17:00Z">
                  <w:rPr>
                    <w:ins w:id="140" w:author="Guduguntla Shivani" w:date="2025-10-14T14:46:00Z" w16du:dateUtc="2025-10-14T09:16:00Z"/>
                    <w:del w:id="141" w:author="Vikas Kori" w:date="2026-01-12T12:52:00Z" w16du:dateUtc="2026-01-12T07:22:00Z"/>
                    <w:rFonts w:cstheme="minorHAnsi"/>
                    <w:b/>
                    <w:bCs/>
                    <w:sz w:val="24"/>
                    <w:szCs w:val="24"/>
                  </w:rPr>
                </w:rPrChange>
              </w:rPr>
            </w:pPr>
            <w:ins w:id="142" w:author="Guduguntla Shivani" w:date="2025-10-14T14:46:00Z" w16du:dateUtc="2025-10-14T09:16:00Z">
              <w:del w:id="143" w:author="Vikas Kori" w:date="2026-01-12T12:52:00Z" w16du:dateUtc="2026-01-12T07:22:00Z">
                <w:r w:rsidRPr="001F0B56" w:rsidDel="00256F9F">
                  <w:rPr>
                    <w:rFonts w:cstheme="minorHAnsi"/>
                    <w:sz w:val="20"/>
                    <w:szCs w:val="20"/>
                    <w:rPrChange w:id="144" w:author="Guduguntla Shivani" w:date="2025-10-14T15:47:00Z" w16du:dateUtc="2025-10-14T10:17:00Z">
                      <w:rPr>
                        <w:rFonts w:cstheme="minorHAnsi"/>
                      </w:rPr>
                    </w:rPrChange>
                  </w:rPr>
                  <w:delText>Very Satisfied</w:delText>
                </w:r>
              </w:del>
            </w:ins>
          </w:p>
        </w:tc>
      </w:tr>
    </w:tbl>
    <w:p w14:paraId="2A75E847" w14:textId="77777777" w:rsidR="00944EAA" w:rsidRPr="001F0B56" w:rsidDel="00256F9F" w:rsidRDefault="00944EAA" w:rsidP="00944EAA">
      <w:pPr>
        <w:rPr>
          <w:ins w:id="145" w:author="Guduguntla Shivani" w:date="2025-10-14T14:46:00Z" w16du:dateUtc="2025-10-14T09:16:00Z"/>
          <w:del w:id="146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25B61EBA" w14:textId="77777777" w:rsidR="005C0B3D" w:rsidRPr="001F0B56" w:rsidDel="00256F9F" w:rsidRDefault="005C0B3D" w:rsidP="00453006">
      <w:pPr>
        <w:pStyle w:val="ListParagraph"/>
        <w:jc w:val="center"/>
        <w:rPr>
          <w:ins w:id="147" w:author="Guduguntla Shivani" w:date="2025-10-08T11:19:00Z" w16du:dateUtc="2025-10-08T05:49:00Z"/>
          <w:del w:id="148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338F2AF9" w14:textId="77777777" w:rsidR="005C0B3D" w:rsidRPr="001F0B56" w:rsidDel="00256F9F" w:rsidRDefault="005C0B3D" w:rsidP="00453006">
      <w:pPr>
        <w:pStyle w:val="ListParagraph"/>
        <w:jc w:val="center"/>
        <w:rPr>
          <w:ins w:id="149" w:author="Guduguntla Shivani" w:date="2025-10-08T11:19:00Z" w16du:dateUtc="2025-10-08T05:49:00Z"/>
          <w:del w:id="150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1415045F" w14:textId="77777777" w:rsidR="005C0B3D" w:rsidRPr="001F0B56" w:rsidDel="00256F9F" w:rsidRDefault="005C0B3D" w:rsidP="00453006">
      <w:pPr>
        <w:pStyle w:val="ListParagraph"/>
        <w:jc w:val="center"/>
        <w:rPr>
          <w:ins w:id="151" w:author="Guduguntla Shivani" w:date="2025-10-08T11:19:00Z" w16du:dateUtc="2025-10-08T05:49:00Z"/>
          <w:del w:id="152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1927EC35" w14:textId="77777777" w:rsidR="005C0B3D" w:rsidRPr="001F0B56" w:rsidDel="00256F9F" w:rsidRDefault="005C0B3D" w:rsidP="00453006">
      <w:pPr>
        <w:pStyle w:val="ListParagraph"/>
        <w:jc w:val="center"/>
        <w:rPr>
          <w:ins w:id="153" w:author="Guduguntla Shivani" w:date="2025-10-08T11:19:00Z" w16du:dateUtc="2025-10-08T05:49:00Z"/>
          <w:del w:id="154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57E7D84E" w14:textId="77777777" w:rsidR="005C0B3D" w:rsidRPr="001F0B56" w:rsidDel="00256F9F" w:rsidRDefault="005C0B3D" w:rsidP="00453006">
      <w:pPr>
        <w:pStyle w:val="ListParagraph"/>
        <w:jc w:val="center"/>
        <w:rPr>
          <w:ins w:id="155" w:author="Guduguntla Shivani" w:date="2025-10-08T11:19:00Z" w16du:dateUtc="2025-10-08T05:49:00Z"/>
          <w:del w:id="156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3084326E" w14:textId="77777777" w:rsidR="005C0B3D" w:rsidRPr="001F0B56" w:rsidDel="00256F9F" w:rsidRDefault="005C0B3D" w:rsidP="00453006">
      <w:pPr>
        <w:pStyle w:val="ListParagraph"/>
        <w:jc w:val="center"/>
        <w:rPr>
          <w:ins w:id="157" w:author="Guduguntla Shivani" w:date="2025-10-08T11:19:00Z" w16du:dateUtc="2025-10-08T05:49:00Z"/>
          <w:del w:id="158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659833D6" w14:textId="77777777" w:rsidR="005C0B3D" w:rsidRPr="001F0B56" w:rsidDel="00256F9F" w:rsidRDefault="005C0B3D" w:rsidP="00453006">
      <w:pPr>
        <w:pStyle w:val="ListParagraph"/>
        <w:jc w:val="center"/>
        <w:rPr>
          <w:ins w:id="159" w:author="Guduguntla Shivani" w:date="2025-10-08T11:19:00Z" w16du:dateUtc="2025-10-08T05:49:00Z"/>
          <w:del w:id="160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1389F86A" w14:textId="77777777" w:rsidR="005C0B3D" w:rsidRPr="001F0B56" w:rsidDel="00256F9F" w:rsidRDefault="005C0B3D" w:rsidP="00453006">
      <w:pPr>
        <w:pStyle w:val="ListParagraph"/>
        <w:jc w:val="center"/>
        <w:rPr>
          <w:ins w:id="161" w:author="Guduguntla Shivani" w:date="2025-10-08T11:19:00Z" w16du:dateUtc="2025-10-08T05:49:00Z"/>
          <w:del w:id="162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69327DCE" w14:textId="77777777" w:rsidR="005C0B3D" w:rsidRPr="001F0B56" w:rsidDel="00256F9F" w:rsidRDefault="005C0B3D" w:rsidP="00453006">
      <w:pPr>
        <w:pStyle w:val="ListParagraph"/>
        <w:jc w:val="center"/>
        <w:rPr>
          <w:ins w:id="163" w:author="Guduguntla Shivani" w:date="2025-10-08T11:19:00Z" w16du:dateUtc="2025-10-08T05:49:00Z"/>
          <w:del w:id="164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2CDB3DFC" w14:textId="77777777" w:rsidR="005C0B3D" w:rsidRPr="001F0B56" w:rsidDel="00256F9F" w:rsidRDefault="005C0B3D" w:rsidP="00453006">
      <w:pPr>
        <w:pStyle w:val="ListParagraph"/>
        <w:jc w:val="center"/>
        <w:rPr>
          <w:ins w:id="165" w:author="Guduguntla Shivani" w:date="2025-10-08T11:19:00Z" w16du:dateUtc="2025-10-08T05:49:00Z"/>
          <w:del w:id="166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5D618445" w14:textId="77777777" w:rsidR="005C0B3D" w:rsidRPr="001F0B56" w:rsidDel="00256F9F" w:rsidRDefault="005C0B3D" w:rsidP="00453006">
      <w:pPr>
        <w:pStyle w:val="ListParagraph"/>
        <w:jc w:val="center"/>
        <w:rPr>
          <w:ins w:id="167" w:author="Guduguntla Shivani" w:date="2025-10-08T11:19:00Z" w16du:dateUtc="2025-10-08T05:49:00Z"/>
          <w:del w:id="168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7AA38307" w14:textId="77777777" w:rsidR="005C0B3D" w:rsidRPr="001F0B56" w:rsidDel="00256F9F" w:rsidRDefault="005C0B3D" w:rsidP="00453006">
      <w:pPr>
        <w:pStyle w:val="ListParagraph"/>
        <w:jc w:val="center"/>
        <w:rPr>
          <w:ins w:id="169" w:author="Guduguntla Shivani" w:date="2025-10-08T11:19:00Z" w16du:dateUtc="2025-10-08T05:49:00Z"/>
          <w:del w:id="170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313F5469" w14:textId="77777777" w:rsidR="005C0B3D" w:rsidRPr="001F0B56" w:rsidDel="00256F9F" w:rsidRDefault="005C0B3D" w:rsidP="00453006">
      <w:pPr>
        <w:pStyle w:val="ListParagraph"/>
        <w:jc w:val="center"/>
        <w:rPr>
          <w:ins w:id="171" w:author="Guduguntla Shivani" w:date="2025-10-08T11:19:00Z" w16du:dateUtc="2025-10-08T05:49:00Z"/>
          <w:del w:id="172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608EB345" w14:textId="77777777" w:rsidR="005C0B3D" w:rsidRPr="001F0B56" w:rsidDel="00256F9F" w:rsidRDefault="005C0B3D" w:rsidP="00453006">
      <w:pPr>
        <w:pStyle w:val="ListParagraph"/>
        <w:jc w:val="center"/>
        <w:rPr>
          <w:ins w:id="173" w:author="Guduguntla Shivani" w:date="2025-10-08T11:19:00Z" w16du:dateUtc="2025-10-08T05:49:00Z"/>
          <w:del w:id="174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756F8C9F" w14:textId="77777777" w:rsidR="005C0B3D" w:rsidRPr="001F0B56" w:rsidDel="00256F9F" w:rsidRDefault="005C0B3D" w:rsidP="00453006">
      <w:pPr>
        <w:pStyle w:val="ListParagraph"/>
        <w:jc w:val="center"/>
        <w:rPr>
          <w:ins w:id="175" w:author="Guduguntla Shivani" w:date="2025-10-14T14:58:00Z" w16du:dateUtc="2025-10-14T09:28:00Z"/>
          <w:del w:id="176" w:author="Vikas Kori" w:date="2026-01-12T12:53:00Z" w16du:dateUtc="2026-01-12T07:23:00Z"/>
          <w:rFonts w:cstheme="minorHAnsi"/>
          <w:b/>
          <w:bCs/>
          <w:sz w:val="24"/>
          <w:szCs w:val="24"/>
        </w:rPr>
      </w:pPr>
    </w:p>
    <w:p w14:paraId="2CD846EF" w14:textId="77777777" w:rsidR="00DE3E6B" w:rsidRPr="00256F9F" w:rsidDel="00256F9F" w:rsidRDefault="00DE3E6B">
      <w:pPr>
        <w:rPr>
          <w:ins w:id="177" w:author="Guduguntla Shivani" w:date="2025-10-08T11:19:00Z" w16du:dateUtc="2025-10-08T05:49:00Z"/>
          <w:del w:id="178" w:author="Vikas Kori" w:date="2026-01-12T12:53:00Z" w16du:dateUtc="2026-01-12T07:23:00Z"/>
          <w:rFonts w:cstheme="minorHAnsi"/>
          <w:b/>
          <w:bCs/>
          <w:sz w:val="24"/>
          <w:szCs w:val="24"/>
          <w:rPrChange w:id="179" w:author="Vikas Kori" w:date="2026-01-12T12:53:00Z" w16du:dateUtc="2026-01-12T07:23:00Z">
            <w:rPr>
              <w:ins w:id="180" w:author="Guduguntla Shivani" w:date="2025-10-08T11:19:00Z" w16du:dateUtc="2025-10-08T05:49:00Z"/>
              <w:del w:id="181" w:author="Vikas Kori" w:date="2026-01-12T12:53:00Z" w16du:dateUtc="2026-01-12T07:23:00Z"/>
            </w:rPr>
          </w:rPrChange>
        </w:rPr>
        <w:pPrChange w:id="182" w:author="Vikas Kori" w:date="2026-01-12T12:53:00Z" w16du:dateUtc="2026-01-12T07:23:00Z">
          <w:pPr>
            <w:pStyle w:val="ListParagraph"/>
            <w:jc w:val="center"/>
          </w:pPr>
        </w:pPrChange>
      </w:pPr>
    </w:p>
    <w:p w14:paraId="66C293E9" w14:textId="0B759924" w:rsidR="00944EAA" w:rsidRPr="00256F9F" w:rsidDel="00256F9F" w:rsidRDefault="00256F9F">
      <w:pPr>
        <w:rPr>
          <w:ins w:id="183" w:author="Guduguntla Shivani" w:date="2025-10-14T14:47:00Z" w16du:dateUtc="2025-10-14T09:17:00Z"/>
          <w:del w:id="184" w:author="Vikas Kori" w:date="2026-01-12T12:54:00Z" w16du:dateUtc="2026-01-12T07:24:00Z"/>
          <w:rFonts w:cstheme="minorHAnsi"/>
          <w:b/>
          <w:bCs/>
          <w:sz w:val="24"/>
          <w:szCs w:val="24"/>
          <w:rPrChange w:id="185" w:author="Vikas Kori" w:date="2026-01-12T12:53:00Z" w16du:dateUtc="2026-01-12T07:23:00Z">
            <w:rPr>
              <w:ins w:id="186" w:author="Guduguntla Shivani" w:date="2025-10-14T14:47:00Z" w16du:dateUtc="2025-10-14T09:17:00Z"/>
              <w:del w:id="187" w:author="Vikas Kori" w:date="2026-01-12T12:54:00Z" w16du:dateUtc="2026-01-12T07:24:00Z"/>
            </w:rPr>
          </w:rPrChange>
        </w:rPr>
        <w:pPrChange w:id="188" w:author="Vikas Kori" w:date="2026-01-12T12:53:00Z" w16du:dateUtc="2026-01-12T07:23:00Z">
          <w:pPr>
            <w:pStyle w:val="ListParagraph"/>
            <w:jc w:val="center"/>
          </w:pPr>
        </w:pPrChange>
      </w:pPr>
      <w:ins w:id="189" w:author="Vikas Kori" w:date="2026-01-12T12:54:00Z" w16du:dateUtc="2026-01-12T07:24:00Z">
        <w:r>
          <w:rPr>
            <w:rFonts w:cstheme="minorHAnsi"/>
            <w:b/>
            <w:bCs/>
            <w:sz w:val="24"/>
            <w:szCs w:val="24"/>
          </w:rPr>
          <w:tab/>
        </w:r>
        <w:r>
          <w:rPr>
            <w:rFonts w:cstheme="minorHAnsi"/>
            <w:b/>
            <w:bCs/>
            <w:sz w:val="24"/>
            <w:szCs w:val="24"/>
          </w:rPr>
          <w:tab/>
        </w:r>
        <w:r>
          <w:rPr>
            <w:rFonts w:cstheme="minorHAnsi"/>
            <w:b/>
            <w:bCs/>
            <w:sz w:val="24"/>
            <w:szCs w:val="24"/>
          </w:rPr>
          <w:tab/>
        </w:r>
        <w:r>
          <w:rPr>
            <w:rFonts w:cstheme="minorHAnsi"/>
            <w:b/>
            <w:bCs/>
            <w:sz w:val="24"/>
            <w:szCs w:val="24"/>
          </w:rPr>
          <w:tab/>
        </w:r>
      </w:ins>
    </w:p>
    <w:p w14:paraId="03B45087" w14:textId="6C4C354B" w:rsidR="00453006" w:rsidRPr="001F0B56" w:rsidRDefault="00453006">
      <w:pPr>
        <w:pStyle w:val="ListParagraph"/>
        <w:ind w:left="0"/>
        <w:rPr>
          <w:rFonts w:cstheme="minorHAnsi"/>
          <w:b/>
          <w:bCs/>
          <w:sz w:val="24"/>
          <w:szCs w:val="24"/>
        </w:rPr>
        <w:pPrChange w:id="190" w:author="Vikas Kori" w:date="2026-01-12T12:54:00Z" w16du:dateUtc="2026-01-12T07:24:00Z">
          <w:pPr>
            <w:pStyle w:val="ListParagraph"/>
            <w:jc w:val="center"/>
          </w:pPr>
        </w:pPrChange>
      </w:pPr>
      <w:r w:rsidRPr="001F0B56">
        <w:rPr>
          <w:rFonts w:cstheme="minorHAnsi"/>
          <w:b/>
          <w:bCs/>
          <w:sz w:val="24"/>
          <w:szCs w:val="24"/>
        </w:rPr>
        <w:t xml:space="preserve">Section </w:t>
      </w:r>
      <w:r w:rsidR="00E93231" w:rsidRPr="001F0B56">
        <w:rPr>
          <w:rFonts w:cstheme="minorHAnsi"/>
          <w:b/>
          <w:bCs/>
          <w:sz w:val="24"/>
          <w:szCs w:val="24"/>
        </w:rPr>
        <w:t>B</w:t>
      </w:r>
      <w:r w:rsidRPr="001F0B56">
        <w:rPr>
          <w:rFonts w:cstheme="minorHAnsi"/>
          <w:b/>
          <w:bCs/>
          <w:sz w:val="24"/>
          <w:szCs w:val="24"/>
        </w:rPr>
        <w:t xml:space="preserve">: </w:t>
      </w:r>
      <w:r w:rsidR="00B03E12" w:rsidRPr="001F0B56">
        <w:rPr>
          <w:rFonts w:cstheme="minorHAnsi"/>
          <w:b/>
          <w:bCs/>
          <w:sz w:val="24"/>
          <w:szCs w:val="24"/>
        </w:rPr>
        <w:t xml:space="preserve">Product </w:t>
      </w:r>
      <w:r w:rsidRPr="001F0B56">
        <w:rPr>
          <w:rFonts w:cstheme="minorHAnsi"/>
          <w:b/>
          <w:bCs/>
          <w:sz w:val="24"/>
          <w:szCs w:val="24"/>
        </w:rPr>
        <w:t>Delivery</w:t>
      </w:r>
    </w:p>
    <w:p w14:paraId="2C8B8C44" w14:textId="69BB49C0" w:rsidR="002D2BD6" w:rsidRPr="001F0B56" w:rsidRDefault="00E93231">
      <w:pPr>
        <w:spacing w:after="0"/>
        <w:rPr>
          <w:ins w:id="191" w:author="Guduguntla Shivani" w:date="2025-10-14T14:47:00Z" w16du:dateUtc="2025-10-14T09:17:00Z"/>
          <w:rFonts w:cstheme="minorHAnsi"/>
          <w:sz w:val="24"/>
          <w:szCs w:val="24"/>
        </w:rPr>
        <w:pPrChange w:id="192" w:author="Guduguntla Shivani" w:date="2025-10-14T15:00:00Z" w16du:dateUtc="2025-10-14T09:30:00Z">
          <w:pPr>
            <w:spacing w:after="0"/>
            <w:ind w:left="720" w:hanging="720"/>
          </w:pPr>
        </w:pPrChange>
      </w:pPr>
      <w:del w:id="193" w:author="Guduguntla Shivani" w:date="2025-10-14T14:59:00Z" w16du:dateUtc="2025-10-14T09:29:00Z">
        <w:r w:rsidRPr="001F0B56" w:rsidDel="00DE3E6B">
          <w:rPr>
            <w:rFonts w:cstheme="minorHAnsi"/>
            <w:sz w:val="24"/>
            <w:szCs w:val="24"/>
          </w:rPr>
          <w:delText>B</w:delText>
        </w:r>
        <w:r w:rsidR="008A5B9C" w:rsidRPr="001F0B56" w:rsidDel="00DE3E6B">
          <w:rPr>
            <w:rFonts w:cstheme="minorHAnsi"/>
            <w:sz w:val="24"/>
            <w:szCs w:val="24"/>
          </w:rPr>
          <w:delText>1</w:delText>
        </w:r>
        <w:r w:rsidR="00871C53" w:rsidRPr="001F0B56" w:rsidDel="00DE3E6B">
          <w:rPr>
            <w:rFonts w:cstheme="minorHAnsi"/>
            <w:sz w:val="24"/>
            <w:szCs w:val="24"/>
          </w:rPr>
          <w:delText>.</w:delText>
        </w:r>
        <w:r w:rsidR="002D2BD6" w:rsidRPr="001F0B56" w:rsidDel="00DE3E6B">
          <w:rPr>
            <w:rFonts w:cstheme="minorHAnsi"/>
            <w:sz w:val="24"/>
            <w:szCs w:val="24"/>
          </w:rPr>
          <w:tab/>
        </w:r>
      </w:del>
      <w:ins w:id="194" w:author="Guduguntla Shivani" w:date="2025-10-07T11:07:00Z">
        <w:r w:rsidR="0099430C" w:rsidRPr="001F0B56">
          <w:rPr>
            <w:rFonts w:cstheme="minorHAnsi"/>
            <w:sz w:val="24"/>
            <w:szCs w:val="24"/>
            <w:lang w:val="en-US"/>
          </w:rPr>
          <w:t>This section is to understand your satisfaction level based on your experience with the product delivery and product quality related attributes.</w:t>
        </w:r>
      </w:ins>
      <w:del w:id="195" w:author="Guduguntla Shivani" w:date="2025-10-07T11:07:00Z" w16du:dateUtc="2025-10-07T05:37:00Z">
        <w:r w:rsidR="00DA6079" w:rsidRPr="001F0B56" w:rsidDel="0099430C">
          <w:rPr>
            <w:rFonts w:cstheme="minorHAnsi"/>
            <w:sz w:val="24"/>
            <w:szCs w:val="24"/>
          </w:rPr>
          <w:delText xml:space="preserve">Please Indicate your level of </w:delText>
        </w:r>
        <w:r w:rsidRPr="001F0B56" w:rsidDel="0099430C">
          <w:rPr>
            <w:rFonts w:cstheme="minorHAnsi"/>
            <w:sz w:val="24"/>
            <w:szCs w:val="24"/>
          </w:rPr>
          <w:delText>satisfaction wi</w:delText>
        </w:r>
        <w:r w:rsidR="00DA6079" w:rsidRPr="001F0B56" w:rsidDel="0099430C">
          <w:rPr>
            <w:rFonts w:cstheme="minorHAnsi"/>
            <w:sz w:val="24"/>
            <w:szCs w:val="24"/>
          </w:rPr>
          <w:delText xml:space="preserve">th the </w:delText>
        </w:r>
        <w:r w:rsidRPr="001F0B56" w:rsidDel="0099430C">
          <w:rPr>
            <w:rFonts w:cstheme="minorHAnsi"/>
            <w:sz w:val="24"/>
            <w:szCs w:val="24"/>
          </w:rPr>
          <w:delText>following Product Delivery related attributes</w:delText>
        </w:r>
        <w:r w:rsidR="00B655F2" w:rsidRPr="001F0B56" w:rsidDel="0099430C">
          <w:rPr>
            <w:rFonts w:cstheme="minorHAnsi"/>
            <w:sz w:val="24"/>
            <w:szCs w:val="24"/>
          </w:rPr>
          <w:delText>.</w:delText>
        </w:r>
        <w:r w:rsidRPr="001F0B56" w:rsidDel="0099430C">
          <w:rPr>
            <w:rFonts w:cstheme="minorHAnsi"/>
            <w:sz w:val="24"/>
            <w:szCs w:val="24"/>
          </w:rPr>
          <w:delText xml:space="preserve"> </w:delText>
        </w:r>
      </w:del>
      <w:r w:rsidR="00B03E12" w:rsidRPr="001F0B56">
        <w:rPr>
          <w:rFonts w:cstheme="minorHAnsi"/>
          <w:sz w:val="24"/>
          <w:szCs w:val="24"/>
        </w:rPr>
        <w:t>(SC)</w:t>
      </w:r>
    </w:p>
    <w:p w14:paraId="38492E4D" w14:textId="77777777" w:rsidR="00944EAA" w:rsidRPr="001F0B56" w:rsidRDefault="00944EAA">
      <w:pPr>
        <w:pStyle w:val="ListParagraph"/>
        <w:tabs>
          <w:tab w:val="left" w:pos="1260"/>
        </w:tabs>
        <w:ind w:left="0"/>
        <w:rPr>
          <w:ins w:id="196" w:author="Guduguntla Shivani" w:date="2025-10-14T14:47:00Z" w16du:dateUtc="2025-10-14T09:17:00Z"/>
        </w:rPr>
        <w:pPrChange w:id="197" w:author="Guduguntla Shivani" w:date="2025-10-14T14:56:00Z" w16du:dateUtc="2025-10-14T09:26:00Z">
          <w:pPr>
            <w:pStyle w:val="ListParagraph"/>
            <w:ind w:left="0"/>
          </w:pPr>
        </w:pPrChange>
      </w:pPr>
    </w:p>
    <w:p w14:paraId="59135656" w14:textId="02E026D5" w:rsidR="00944EAA" w:rsidRDefault="00BA3BAA">
      <w:pPr>
        <w:pStyle w:val="ListParagraph"/>
        <w:numPr>
          <w:ilvl w:val="0"/>
          <w:numId w:val="15"/>
        </w:numPr>
        <w:rPr>
          <w:ins w:id="198" w:author="Vikas Kori" w:date="2026-01-12T12:53:00Z" w16du:dateUtc="2026-01-12T07:23:00Z"/>
          <w:rFonts w:cstheme="minorHAnsi"/>
          <w:sz w:val="24"/>
          <w:szCs w:val="24"/>
        </w:rPr>
      </w:pPr>
      <w:ins w:id="199" w:author="Guduguntla Shivani" w:date="2025-10-14T14:53:00Z" w16du:dateUtc="2025-10-14T09:23:00Z">
        <w:r w:rsidRPr="001F0B56">
          <w:rPr>
            <w:rFonts w:cstheme="minorHAnsi"/>
            <w:sz w:val="24"/>
            <w:szCs w:val="24"/>
          </w:rPr>
          <w:t xml:space="preserve">Provision of Sellers Scheduled Quantity (SSQ) by 15th of month </w:t>
        </w:r>
        <w:proofErr w:type="gramStart"/>
        <w:r w:rsidRPr="001F0B56">
          <w:rPr>
            <w:rFonts w:cstheme="minorHAnsi"/>
            <w:sz w:val="24"/>
            <w:szCs w:val="24"/>
          </w:rPr>
          <w:t>previous to</w:t>
        </w:r>
        <w:proofErr w:type="gramEnd"/>
        <w:r w:rsidRPr="001F0B56">
          <w:rPr>
            <w:rFonts w:cstheme="minorHAnsi"/>
            <w:sz w:val="24"/>
            <w:szCs w:val="24"/>
          </w:rPr>
          <w:t xml:space="preserve"> actual supply month</w:t>
        </w:r>
      </w:ins>
    </w:p>
    <w:p w14:paraId="22705BAB" w14:textId="77777777" w:rsidR="00256F9F" w:rsidRDefault="00256F9F" w:rsidP="00256F9F">
      <w:pPr>
        <w:pStyle w:val="ListParagraph"/>
        <w:numPr>
          <w:ilvl w:val="0"/>
          <w:numId w:val="21"/>
        </w:numPr>
        <w:rPr>
          <w:ins w:id="200" w:author="Vikas Kori" w:date="2026-01-12T12:53:00Z" w16du:dateUtc="2026-01-12T07:23:00Z"/>
          <w:rFonts w:cstheme="minorHAnsi"/>
          <w:sz w:val="24"/>
          <w:szCs w:val="24"/>
        </w:rPr>
      </w:pPr>
      <w:ins w:id="201" w:author="Vikas Kori" w:date="2026-01-12T12:53:00Z" w16du:dateUtc="2026-01-12T07:23:00Z">
        <w:r w:rsidRPr="00256F9F">
          <w:rPr>
            <w:rFonts w:cstheme="minorHAnsi"/>
            <w:sz w:val="24"/>
            <w:szCs w:val="24"/>
          </w:rPr>
          <w:t>Very Unsatisfied</w:t>
        </w:r>
      </w:ins>
    </w:p>
    <w:p w14:paraId="2C1F33A8" w14:textId="77777777" w:rsidR="00256F9F" w:rsidRDefault="00256F9F" w:rsidP="00256F9F">
      <w:pPr>
        <w:pStyle w:val="ListParagraph"/>
        <w:numPr>
          <w:ilvl w:val="0"/>
          <w:numId w:val="21"/>
        </w:numPr>
        <w:rPr>
          <w:ins w:id="202" w:author="Vikas Kori" w:date="2026-01-12T12:53:00Z" w16du:dateUtc="2026-01-12T07:23:00Z"/>
          <w:rFonts w:cstheme="minorHAnsi"/>
          <w:sz w:val="24"/>
          <w:szCs w:val="24"/>
        </w:rPr>
      </w:pPr>
      <w:ins w:id="203" w:author="Vikas Kori" w:date="2026-01-12T12:53:00Z" w16du:dateUtc="2026-01-12T07:23:00Z">
        <w:r w:rsidRPr="00256F9F">
          <w:rPr>
            <w:rFonts w:cstheme="minorHAnsi"/>
            <w:sz w:val="24"/>
            <w:szCs w:val="24"/>
          </w:rPr>
          <w:t>Unsatisfied</w:t>
        </w:r>
      </w:ins>
    </w:p>
    <w:p w14:paraId="2AE04844" w14:textId="77777777" w:rsidR="00256F9F" w:rsidRDefault="00256F9F" w:rsidP="00256F9F">
      <w:pPr>
        <w:pStyle w:val="ListParagraph"/>
        <w:numPr>
          <w:ilvl w:val="0"/>
          <w:numId w:val="21"/>
        </w:numPr>
        <w:rPr>
          <w:ins w:id="204" w:author="Vikas Kori" w:date="2026-01-12T12:53:00Z" w16du:dateUtc="2026-01-12T07:23:00Z"/>
          <w:rFonts w:cstheme="minorHAnsi"/>
          <w:sz w:val="24"/>
          <w:szCs w:val="24"/>
        </w:rPr>
      </w:pPr>
      <w:ins w:id="205" w:author="Vikas Kori" w:date="2026-01-12T12:53:00Z" w16du:dateUtc="2026-01-12T07:23:00Z">
        <w:r w:rsidRPr="00256F9F">
          <w:rPr>
            <w:rFonts w:cstheme="minorHAnsi"/>
            <w:sz w:val="24"/>
            <w:szCs w:val="24"/>
          </w:rPr>
          <w:t>Moderately Satisfied</w:t>
        </w:r>
      </w:ins>
    </w:p>
    <w:p w14:paraId="595305A3" w14:textId="77777777" w:rsidR="00256F9F" w:rsidRDefault="00256F9F" w:rsidP="00256F9F">
      <w:pPr>
        <w:pStyle w:val="ListParagraph"/>
        <w:numPr>
          <w:ilvl w:val="0"/>
          <w:numId w:val="21"/>
        </w:numPr>
        <w:rPr>
          <w:ins w:id="206" w:author="Vikas Kori" w:date="2026-01-12T12:53:00Z" w16du:dateUtc="2026-01-12T07:23:00Z"/>
          <w:rFonts w:cstheme="minorHAnsi"/>
          <w:sz w:val="24"/>
          <w:szCs w:val="24"/>
        </w:rPr>
      </w:pPr>
      <w:ins w:id="207" w:author="Vikas Kori" w:date="2026-01-12T12:53:00Z" w16du:dateUtc="2026-01-12T07:23:00Z">
        <w:r w:rsidRPr="00256F9F">
          <w:rPr>
            <w:rFonts w:cstheme="minorHAnsi"/>
            <w:sz w:val="24"/>
            <w:szCs w:val="24"/>
          </w:rPr>
          <w:t>Satisfied</w:t>
        </w:r>
      </w:ins>
    </w:p>
    <w:p w14:paraId="5C110F11" w14:textId="7FFAF341" w:rsidR="00256F9F" w:rsidRPr="001F0B56" w:rsidRDefault="00256F9F">
      <w:pPr>
        <w:pStyle w:val="ListParagraph"/>
        <w:numPr>
          <w:ilvl w:val="0"/>
          <w:numId w:val="21"/>
        </w:numPr>
        <w:rPr>
          <w:ins w:id="208" w:author="Guduguntla Shivani" w:date="2025-10-14T14:53:00Z" w16du:dateUtc="2025-10-14T09:23:00Z"/>
          <w:rFonts w:cstheme="minorHAnsi"/>
          <w:sz w:val="24"/>
          <w:szCs w:val="24"/>
        </w:rPr>
        <w:pPrChange w:id="209" w:author="Vikas Kori" w:date="2026-01-12T12:53:00Z" w16du:dateUtc="2026-01-12T07:23:00Z">
          <w:pPr>
            <w:pStyle w:val="ListParagraph"/>
            <w:ind w:left="0"/>
          </w:pPr>
        </w:pPrChange>
      </w:pPr>
      <w:ins w:id="210" w:author="Vikas Kori" w:date="2026-01-12T12:53:00Z" w16du:dateUtc="2026-01-12T07:23:00Z">
        <w:r w:rsidRPr="00256F9F">
          <w:rPr>
            <w:rFonts w:cstheme="minorHAnsi"/>
            <w:sz w:val="24"/>
            <w:szCs w:val="24"/>
          </w:rPr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  <w:tblPrChange w:id="211" w:author="Guduguntla Shivani" w:date="2025-10-14T14:58:00Z" w16du:dateUtc="2025-10-14T09:28:00Z">
          <w:tblPr>
            <w:tblStyle w:val="TableGrid"/>
            <w:tblW w:w="10080" w:type="dxa"/>
            <w:tblLook w:val="04A0" w:firstRow="1" w:lastRow="0" w:firstColumn="1" w:lastColumn="0" w:noHBand="0" w:noVBand="1"/>
          </w:tblPr>
        </w:tblPrChange>
      </w:tblPr>
      <w:tblGrid>
        <w:gridCol w:w="2016"/>
        <w:gridCol w:w="2016"/>
        <w:gridCol w:w="2016"/>
        <w:gridCol w:w="2016"/>
        <w:gridCol w:w="2016"/>
        <w:tblGridChange w:id="212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 w:rsidR="00BA3BAA" w:rsidRPr="001F0B56" w:rsidDel="00256F9F" w14:paraId="39A4C6F1" w14:textId="6BFCF7EB" w:rsidTr="00DE3E6B">
        <w:trPr>
          <w:ins w:id="213" w:author="Guduguntla Shivani" w:date="2025-10-14T14:53:00Z"/>
          <w:del w:id="214" w:author="Vikas Kori" w:date="2026-01-12T12:53:00Z"/>
        </w:trPr>
        <w:tc>
          <w:tcPr>
            <w:tcW w:w="2016" w:type="dxa"/>
            <w:tcPrChange w:id="215" w:author="Guduguntla Shivani" w:date="2025-10-14T14:58:00Z" w16du:dateUtc="2025-10-14T09:28:00Z">
              <w:tcPr>
                <w:tcW w:w="2016" w:type="dxa"/>
              </w:tcPr>
            </w:tcPrChange>
          </w:tcPr>
          <w:p w14:paraId="67D6F0E4" w14:textId="4D73F579" w:rsidR="00BA3BAA" w:rsidRPr="001F0B56" w:rsidDel="00256F9F" w:rsidRDefault="00BA3BAA" w:rsidP="00645B69">
            <w:pPr>
              <w:jc w:val="center"/>
              <w:rPr>
                <w:ins w:id="216" w:author="Guduguntla Shivani" w:date="2025-10-14T14:53:00Z" w16du:dateUtc="2025-10-14T09:23:00Z"/>
                <w:del w:id="217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18" w:author="Guduguntla Shivani" w:date="2025-10-14T14:53:00Z" w16du:dateUtc="2025-10-14T09:23:00Z">
              <w:del w:id="219" w:author="Vikas Kori" w:date="2026-01-12T12:53:00Z" w16du:dateUtc="2026-01-12T07:23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  <w:tcPrChange w:id="220" w:author="Guduguntla Shivani" w:date="2025-10-14T14:58:00Z" w16du:dateUtc="2025-10-14T09:28:00Z">
              <w:tcPr>
                <w:tcW w:w="2016" w:type="dxa"/>
              </w:tcPr>
            </w:tcPrChange>
          </w:tcPr>
          <w:p w14:paraId="3BE44467" w14:textId="4884DE42" w:rsidR="00BA3BAA" w:rsidRPr="001F0B56" w:rsidDel="00256F9F" w:rsidRDefault="00BA3BAA" w:rsidP="00645B69">
            <w:pPr>
              <w:jc w:val="center"/>
              <w:rPr>
                <w:ins w:id="221" w:author="Guduguntla Shivani" w:date="2025-10-14T14:53:00Z" w16du:dateUtc="2025-10-14T09:23:00Z"/>
                <w:del w:id="222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23" w:author="Guduguntla Shivani" w:date="2025-10-14T14:53:00Z" w16du:dateUtc="2025-10-14T09:23:00Z">
              <w:del w:id="224" w:author="Vikas Kori" w:date="2026-01-12T12:53:00Z" w16du:dateUtc="2026-01-12T07:23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  <w:tcPrChange w:id="225" w:author="Guduguntla Shivani" w:date="2025-10-14T14:58:00Z" w16du:dateUtc="2025-10-14T09:28:00Z">
              <w:tcPr>
                <w:tcW w:w="2016" w:type="dxa"/>
              </w:tcPr>
            </w:tcPrChange>
          </w:tcPr>
          <w:p w14:paraId="3F20FAA3" w14:textId="7DE00D25" w:rsidR="00BA3BAA" w:rsidRPr="001F0B56" w:rsidDel="00256F9F" w:rsidRDefault="00BA3BAA" w:rsidP="00645B69">
            <w:pPr>
              <w:jc w:val="center"/>
              <w:rPr>
                <w:ins w:id="226" w:author="Guduguntla Shivani" w:date="2025-10-14T14:53:00Z" w16du:dateUtc="2025-10-14T09:23:00Z"/>
                <w:del w:id="227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28" w:author="Guduguntla Shivani" w:date="2025-10-14T14:53:00Z" w16du:dateUtc="2025-10-14T09:23:00Z">
              <w:del w:id="229" w:author="Vikas Kori" w:date="2026-01-12T12:53:00Z" w16du:dateUtc="2026-01-12T07:23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  <w:tcPrChange w:id="230" w:author="Guduguntla Shivani" w:date="2025-10-14T14:58:00Z" w16du:dateUtc="2025-10-14T09:28:00Z">
              <w:tcPr>
                <w:tcW w:w="2016" w:type="dxa"/>
              </w:tcPr>
            </w:tcPrChange>
          </w:tcPr>
          <w:p w14:paraId="6F3C032C" w14:textId="21F90BD9" w:rsidR="00BA3BAA" w:rsidRPr="001F0B56" w:rsidDel="00256F9F" w:rsidRDefault="00BA3BAA" w:rsidP="00645B69">
            <w:pPr>
              <w:jc w:val="center"/>
              <w:rPr>
                <w:ins w:id="231" w:author="Guduguntla Shivani" w:date="2025-10-14T14:53:00Z" w16du:dateUtc="2025-10-14T09:23:00Z"/>
                <w:del w:id="232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33" w:author="Guduguntla Shivani" w:date="2025-10-14T14:53:00Z" w16du:dateUtc="2025-10-14T09:23:00Z">
              <w:del w:id="234" w:author="Vikas Kori" w:date="2026-01-12T12:53:00Z" w16du:dateUtc="2026-01-12T07:23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  <w:tcPrChange w:id="235" w:author="Guduguntla Shivani" w:date="2025-10-14T14:58:00Z" w16du:dateUtc="2025-10-14T09:28:00Z">
              <w:tcPr>
                <w:tcW w:w="2016" w:type="dxa"/>
              </w:tcPr>
            </w:tcPrChange>
          </w:tcPr>
          <w:p w14:paraId="6C52A585" w14:textId="710871A7" w:rsidR="00BA3BAA" w:rsidRPr="001F0B56" w:rsidDel="00256F9F" w:rsidRDefault="00BA3BAA" w:rsidP="00645B69">
            <w:pPr>
              <w:jc w:val="center"/>
              <w:rPr>
                <w:ins w:id="236" w:author="Guduguntla Shivani" w:date="2025-10-14T14:53:00Z" w16du:dateUtc="2025-10-14T09:23:00Z"/>
                <w:del w:id="237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38" w:author="Guduguntla Shivani" w:date="2025-10-14T14:53:00Z" w16du:dateUtc="2025-10-14T09:23:00Z">
              <w:del w:id="239" w:author="Vikas Kori" w:date="2026-01-12T12:53:00Z" w16du:dateUtc="2026-01-12T07:23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BA3BAA" w:rsidRPr="001F0B56" w:rsidDel="00256F9F" w14:paraId="5C8A259E" w14:textId="76E56C92" w:rsidTr="00DE3E6B">
        <w:trPr>
          <w:ins w:id="240" w:author="Guduguntla Shivani" w:date="2025-10-14T14:53:00Z"/>
          <w:del w:id="241" w:author="Vikas Kori" w:date="2026-01-12T12:53:00Z"/>
        </w:trPr>
        <w:tc>
          <w:tcPr>
            <w:tcW w:w="2016" w:type="dxa"/>
            <w:vAlign w:val="center"/>
            <w:tcPrChange w:id="242" w:author="Guduguntla Shivani" w:date="2025-10-14T14:58:00Z" w16du:dateUtc="2025-10-14T09:28:00Z">
              <w:tcPr>
                <w:tcW w:w="2016" w:type="dxa"/>
                <w:vAlign w:val="center"/>
              </w:tcPr>
            </w:tcPrChange>
          </w:tcPr>
          <w:p w14:paraId="0170ED7C" w14:textId="7903408F" w:rsidR="00BA3BAA" w:rsidRPr="001F0B56" w:rsidDel="00256F9F" w:rsidRDefault="00BA3BAA" w:rsidP="00645B69">
            <w:pPr>
              <w:jc w:val="center"/>
              <w:rPr>
                <w:ins w:id="243" w:author="Guduguntla Shivani" w:date="2025-10-14T14:53:00Z" w16du:dateUtc="2025-10-14T09:23:00Z"/>
                <w:del w:id="244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45" w:author="Guduguntla Shivani" w:date="2025-10-14T14:53:00Z" w16du:dateUtc="2025-10-14T09:23:00Z">
              <w:del w:id="246" w:author="Vikas Kori" w:date="2026-01-12T12:53:00Z" w16du:dateUtc="2026-01-12T07:23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  <w:tcPrChange w:id="247" w:author="Guduguntla Shivani" w:date="2025-10-14T14:58:00Z" w16du:dateUtc="2025-10-14T09:28:00Z">
              <w:tcPr>
                <w:tcW w:w="2016" w:type="dxa"/>
                <w:vAlign w:val="center"/>
              </w:tcPr>
            </w:tcPrChange>
          </w:tcPr>
          <w:p w14:paraId="64537108" w14:textId="3CD57E91" w:rsidR="00BA3BAA" w:rsidRPr="001F0B56" w:rsidDel="00256F9F" w:rsidRDefault="00BA3BAA" w:rsidP="00645B69">
            <w:pPr>
              <w:jc w:val="center"/>
              <w:rPr>
                <w:ins w:id="248" w:author="Guduguntla Shivani" w:date="2025-10-14T14:53:00Z" w16du:dateUtc="2025-10-14T09:23:00Z"/>
                <w:del w:id="249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50" w:author="Guduguntla Shivani" w:date="2025-10-14T14:53:00Z" w16du:dateUtc="2025-10-14T09:23:00Z">
              <w:del w:id="251" w:author="Vikas Kori" w:date="2026-01-12T12:53:00Z" w16du:dateUtc="2026-01-12T07:23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  <w:tcPrChange w:id="252" w:author="Guduguntla Shivani" w:date="2025-10-14T14:58:00Z" w16du:dateUtc="2025-10-14T09:28:00Z">
              <w:tcPr>
                <w:tcW w:w="2016" w:type="dxa"/>
                <w:vAlign w:val="center"/>
              </w:tcPr>
            </w:tcPrChange>
          </w:tcPr>
          <w:p w14:paraId="70242894" w14:textId="7D48605F" w:rsidR="00BA3BAA" w:rsidRPr="001F0B56" w:rsidDel="00256F9F" w:rsidRDefault="00BA3BAA" w:rsidP="00645B69">
            <w:pPr>
              <w:jc w:val="center"/>
              <w:rPr>
                <w:ins w:id="253" w:author="Guduguntla Shivani" w:date="2025-10-14T14:53:00Z" w16du:dateUtc="2025-10-14T09:23:00Z"/>
                <w:del w:id="254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55" w:author="Guduguntla Shivani" w:date="2025-10-14T14:53:00Z" w16du:dateUtc="2025-10-14T09:23:00Z">
              <w:del w:id="256" w:author="Vikas Kori" w:date="2026-01-12T12:53:00Z" w16du:dateUtc="2026-01-12T07:23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  <w:tcPrChange w:id="257" w:author="Guduguntla Shivani" w:date="2025-10-14T14:58:00Z" w16du:dateUtc="2025-10-14T09:28:00Z">
              <w:tcPr>
                <w:tcW w:w="2016" w:type="dxa"/>
                <w:vAlign w:val="center"/>
              </w:tcPr>
            </w:tcPrChange>
          </w:tcPr>
          <w:p w14:paraId="3635B7EB" w14:textId="699A61D1" w:rsidR="00BA3BAA" w:rsidRPr="001F0B56" w:rsidDel="00256F9F" w:rsidRDefault="00BA3BAA" w:rsidP="00645B69">
            <w:pPr>
              <w:jc w:val="center"/>
              <w:rPr>
                <w:ins w:id="258" w:author="Guduguntla Shivani" w:date="2025-10-14T14:53:00Z" w16du:dateUtc="2025-10-14T09:23:00Z"/>
                <w:del w:id="259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60" w:author="Guduguntla Shivani" w:date="2025-10-14T14:53:00Z" w16du:dateUtc="2025-10-14T09:23:00Z">
              <w:del w:id="261" w:author="Vikas Kori" w:date="2026-01-12T12:53:00Z" w16du:dateUtc="2026-01-12T07:23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  <w:tcPrChange w:id="262" w:author="Guduguntla Shivani" w:date="2025-10-14T14:58:00Z" w16du:dateUtc="2025-10-14T09:28:00Z">
              <w:tcPr>
                <w:tcW w:w="2016" w:type="dxa"/>
                <w:vAlign w:val="center"/>
              </w:tcPr>
            </w:tcPrChange>
          </w:tcPr>
          <w:p w14:paraId="45DD797A" w14:textId="4F226E11" w:rsidR="00BA3BAA" w:rsidRPr="001F0B56" w:rsidDel="00256F9F" w:rsidRDefault="00BA3BAA" w:rsidP="00645B69">
            <w:pPr>
              <w:jc w:val="center"/>
              <w:rPr>
                <w:ins w:id="263" w:author="Guduguntla Shivani" w:date="2025-10-14T14:53:00Z" w16du:dateUtc="2025-10-14T09:23:00Z"/>
                <w:del w:id="264" w:author="Vikas Kori" w:date="2026-01-12T12:53:00Z" w16du:dateUtc="2026-01-12T07:23:00Z"/>
                <w:rFonts w:cstheme="minorHAnsi"/>
                <w:b/>
                <w:bCs/>
                <w:sz w:val="20"/>
                <w:szCs w:val="20"/>
              </w:rPr>
            </w:pPr>
            <w:ins w:id="265" w:author="Guduguntla Shivani" w:date="2025-10-14T14:53:00Z" w16du:dateUtc="2025-10-14T09:23:00Z">
              <w:del w:id="266" w:author="Vikas Kori" w:date="2026-01-12T12:53:00Z" w16du:dateUtc="2026-01-12T07:23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50B9CC51" w14:textId="77777777" w:rsidR="00BA3BAA" w:rsidRPr="001F0B56" w:rsidDel="00FF56D4" w:rsidRDefault="00BA3BAA">
      <w:pPr>
        <w:pStyle w:val="ListParagraph"/>
        <w:rPr>
          <w:del w:id="267" w:author="Guduguntla Shivani" w:date="2025-10-14T15:01:00Z" w16du:dateUtc="2025-10-14T09:31:00Z"/>
          <w:rFonts w:cstheme="minorHAnsi"/>
          <w:sz w:val="24"/>
          <w:szCs w:val="24"/>
          <w:lang w:val="en-US"/>
          <w:rPrChange w:id="268" w:author="Guduguntla Shivani" w:date="2025-10-14T15:47:00Z" w16du:dateUtc="2025-10-14T10:17:00Z">
            <w:rPr>
              <w:del w:id="269" w:author="Guduguntla Shivani" w:date="2025-10-14T15:01:00Z" w16du:dateUtc="2025-10-14T09:31:00Z"/>
              <w:rFonts w:cstheme="minorHAnsi"/>
              <w:sz w:val="24"/>
              <w:szCs w:val="24"/>
            </w:rPr>
          </w:rPrChange>
        </w:rPr>
        <w:pPrChange w:id="270" w:author="Guduguntla Shivani" w:date="2025-10-14T14:53:00Z" w16du:dateUtc="2025-10-14T09:23:00Z">
          <w:pPr>
            <w:pStyle w:val="ListParagraph"/>
            <w:ind w:left="0"/>
          </w:pPr>
        </w:pPrChange>
      </w:pPr>
    </w:p>
    <w:p w14:paraId="1679B46B" w14:textId="77777777" w:rsidR="00DE3E6B" w:rsidRPr="001F0B56" w:rsidRDefault="00DE3E6B" w:rsidP="00DE3E6B">
      <w:pPr>
        <w:pStyle w:val="ListParagraph"/>
        <w:tabs>
          <w:tab w:val="left" w:pos="1260"/>
        </w:tabs>
        <w:ind w:left="0"/>
        <w:rPr>
          <w:ins w:id="271" w:author="Guduguntla Shivani" w:date="2025-10-14T15:00:00Z" w16du:dateUtc="2025-10-14T09:30:00Z"/>
        </w:rPr>
      </w:pPr>
    </w:p>
    <w:p w14:paraId="787B3922" w14:textId="77777777" w:rsidR="00DE3E6B" w:rsidRDefault="00DE3E6B" w:rsidP="00DE3E6B">
      <w:pPr>
        <w:pStyle w:val="ListParagraph"/>
        <w:numPr>
          <w:ilvl w:val="0"/>
          <w:numId w:val="15"/>
        </w:numPr>
        <w:rPr>
          <w:ins w:id="272" w:author="Vikas Kori" w:date="2026-01-12T12:54:00Z" w16du:dateUtc="2026-01-12T07:24:00Z"/>
          <w:rFonts w:cstheme="minorHAnsi"/>
          <w:sz w:val="24"/>
          <w:szCs w:val="24"/>
          <w:lang w:val="en-US"/>
        </w:rPr>
      </w:pPr>
      <w:ins w:id="273" w:author="Guduguntla Shivani" w:date="2025-10-14T15:00:00Z">
        <w:r w:rsidRPr="001F0B56">
          <w:rPr>
            <w:rFonts w:cstheme="minorHAnsi"/>
            <w:sz w:val="24"/>
            <w:szCs w:val="24"/>
            <w:lang w:val="en-US"/>
          </w:rPr>
          <w:t>Timely intimation about revisions in Sellers Scheduled Quantity</w:t>
        </w:r>
      </w:ins>
    </w:p>
    <w:p w14:paraId="48DBEFF6" w14:textId="77777777" w:rsidR="00256F9F" w:rsidRPr="00256F9F" w:rsidRDefault="00256F9F" w:rsidP="00256F9F">
      <w:pPr>
        <w:pStyle w:val="ListParagraph"/>
        <w:ind w:left="360"/>
        <w:rPr>
          <w:ins w:id="274" w:author="Vikas Kori" w:date="2026-01-12T12:54:00Z" w16du:dateUtc="2026-01-12T07:24:00Z"/>
          <w:rFonts w:cstheme="minorHAnsi"/>
          <w:sz w:val="24"/>
          <w:szCs w:val="24"/>
          <w:lang w:val="en-US"/>
        </w:rPr>
      </w:pPr>
      <w:ins w:id="275" w:author="Vikas Kori" w:date="2026-01-12T12:54:00Z" w16du:dateUtc="2026-01-12T07:24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Very Unsatisfied</w:t>
        </w:r>
      </w:ins>
    </w:p>
    <w:p w14:paraId="38918988" w14:textId="77777777" w:rsidR="00256F9F" w:rsidRPr="00256F9F" w:rsidRDefault="00256F9F" w:rsidP="00256F9F">
      <w:pPr>
        <w:pStyle w:val="ListParagraph"/>
        <w:ind w:left="360"/>
        <w:rPr>
          <w:ins w:id="276" w:author="Vikas Kori" w:date="2026-01-12T12:54:00Z" w16du:dateUtc="2026-01-12T07:24:00Z"/>
          <w:rFonts w:cstheme="minorHAnsi"/>
          <w:sz w:val="24"/>
          <w:szCs w:val="24"/>
          <w:lang w:val="en-US"/>
        </w:rPr>
      </w:pPr>
      <w:ins w:id="277" w:author="Vikas Kori" w:date="2026-01-12T12:54:00Z" w16du:dateUtc="2026-01-12T07:24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Unsatisfied</w:t>
        </w:r>
      </w:ins>
    </w:p>
    <w:p w14:paraId="42560617" w14:textId="77777777" w:rsidR="00256F9F" w:rsidRPr="00256F9F" w:rsidRDefault="00256F9F" w:rsidP="00256F9F">
      <w:pPr>
        <w:pStyle w:val="ListParagraph"/>
        <w:ind w:left="360"/>
        <w:rPr>
          <w:ins w:id="278" w:author="Vikas Kori" w:date="2026-01-12T12:54:00Z" w16du:dateUtc="2026-01-12T07:24:00Z"/>
          <w:rFonts w:cstheme="minorHAnsi"/>
          <w:sz w:val="24"/>
          <w:szCs w:val="24"/>
          <w:lang w:val="en-US"/>
        </w:rPr>
      </w:pPr>
      <w:ins w:id="279" w:author="Vikas Kori" w:date="2026-01-12T12:54:00Z" w16du:dateUtc="2026-01-12T07:24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Moderately Satisfied</w:t>
        </w:r>
      </w:ins>
    </w:p>
    <w:p w14:paraId="79347878" w14:textId="77777777" w:rsidR="00256F9F" w:rsidRPr="00256F9F" w:rsidRDefault="00256F9F" w:rsidP="00256F9F">
      <w:pPr>
        <w:pStyle w:val="ListParagraph"/>
        <w:ind w:left="360"/>
        <w:rPr>
          <w:ins w:id="280" w:author="Vikas Kori" w:date="2026-01-12T12:54:00Z" w16du:dateUtc="2026-01-12T07:24:00Z"/>
          <w:rFonts w:cstheme="minorHAnsi"/>
          <w:sz w:val="24"/>
          <w:szCs w:val="24"/>
          <w:lang w:val="en-US"/>
        </w:rPr>
      </w:pPr>
      <w:ins w:id="281" w:author="Vikas Kori" w:date="2026-01-12T12:54:00Z" w16du:dateUtc="2026-01-12T07:24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Satisfied</w:t>
        </w:r>
      </w:ins>
    </w:p>
    <w:p w14:paraId="51497AB3" w14:textId="6CFE84CF" w:rsidR="00256F9F" w:rsidRPr="001F0B56" w:rsidRDefault="00256F9F">
      <w:pPr>
        <w:pStyle w:val="ListParagraph"/>
        <w:ind w:left="360"/>
        <w:rPr>
          <w:ins w:id="282" w:author="Guduguntla Shivani" w:date="2025-10-14T15:00:00Z"/>
          <w:rFonts w:cstheme="minorHAnsi"/>
          <w:sz w:val="24"/>
          <w:szCs w:val="24"/>
          <w:lang w:val="en-US"/>
        </w:rPr>
        <w:pPrChange w:id="283" w:author="Vikas Kori" w:date="2026-01-12T12:54:00Z" w16du:dateUtc="2026-01-12T07:24:00Z">
          <w:pPr>
            <w:pStyle w:val="ListParagraph"/>
            <w:numPr>
              <w:numId w:val="15"/>
            </w:numPr>
            <w:ind w:left="360" w:hanging="360"/>
          </w:pPr>
        </w:pPrChange>
      </w:pPr>
      <w:ins w:id="284" w:author="Vikas Kori" w:date="2026-01-12T12:54:00Z" w16du:dateUtc="2026-01-12T07:24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E3E6B" w:rsidRPr="001F0B56" w:rsidDel="00256F9F" w14:paraId="402071E6" w14:textId="69D72E7B" w:rsidTr="00645B69">
        <w:trPr>
          <w:ins w:id="285" w:author="Guduguntla Shivani" w:date="2025-10-14T15:00:00Z"/>
          <w:del w:id="286" w:author="Vikas Kori" w:date="2026-01-12T12:54:00Z"/>
        </w:trPr>
        <w:tc>
          <w:tcPr>
            <w:tcW w:w="2016" w:type="dxa"/>
          </w:tcPr>
          <w:p w14:paraId="0773FF03" w14:textId="68AF519E" w:rsidR="00DE3E6B" w:rsidRPr="001F0B56" w:rsidDel="00256F9F" w:rsidRDefault="00DE3E6B" w:rsidP="00645B69">
            <w:pPr>
              <w:jc w:val="center"/>
              <w:rPr>
                <w:ins w:id="287" w:author="Guduguntla Shivani" w:date="2025-10-14T15:00:00Z" w16du:dateUtc="2025-10-14T09:30:00Z"/>
                <w:del w:id="288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289" w:author="Guduguntla Shivani" w:date="2025-10-14T15:00:00Z" w16du:dateUtc="2025-10-14T09:30:00Z">
              <w:del w:id="290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080AC719" w14:textId="78113DB1" w:rsidR="00DE3E6B" w:rsidRPr="001F0B56" w:rsidDel="00256F9F" w:rsidRDefault="00DE3E6B" w:rsidP="00645B69">
            <w:pPr>
              <w:jc w:val="center"/>
              <w:rPr>
                <w:ins w:id="291" w:author="Guduguntla Shivani" w:date="2025-10-14T15:00:00Z" w16du:dateUtc="2025-10-14T09:30:00Z"/>
                <w:del w:id="292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293" w:author="Guduguntla Shivani" w:date="2025-10-14T15:00:00Z" w16du:dateUtc="2025-10-14T09:30:00Z">
              <w:del w:id="294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2084B59E" w14:textId="5928573A" w:rsidR="00DE3E6B" w:rsidRPr="001F0B56" w:rsidDel="00256F9F" w:rsidRDefault="00DE3E6B" w:rsidP="00645B69">
            <w:pPr>
              <w:jc w:val="center"/>
              <w:rPr>
                <w:ins w:id="295" w:author="Guduguntla Shivani" w:date="2025-10-14T15:00:00Z" w16du:dateUtc="2025-10-14T09:30:00Z"/>
                <w:del w:id="296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297" w:author="Guduguntla Shivani" w:date="2025-10-14T15:00:00Z" w16du:dateUtc="2025-10-14T09:30:00Z">
              <w:del w:id="298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1E383655" w14:textId="582F38C1" w:rsidR="00DE3E6B" w:rsidRPr="001F0B56" w:rsidDel="00256F9F" w:rsidRDefault="00DE3E6B" w:rsidP="00645B69">
            <w:pPr>
              <w:jc w:val="center"/>
              <w:rPr>
                <w:ins w:id="299" w:author="Guduguntla Shivani" w:date="2025-10-14T15:00:00Z" w16du:dateUtc="2025-10-14T09:30:00Z"/>
                <w:del w:id="300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01" w:author="Guduguntla Shivani" w:date="2025-10-14T15:00:00Z" w16du:dateUtc="2025-10-14T09:30:00Z">
              <w:del w:id="302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6D891CBD" w14:textId="0D82B144" w:rsidR="00DE3E6B" w:rsidRPr="001F0B56" w:rsidDel="00256F9F" w:rsidRDefault="00DE3E6B" w:rsidP="00645B69">
            <w:pPr>
              <w:jc w:val="center"/>
              <w:rPr>
                <w:ins w:id="303" w:author="Guduguntla Shivani" w:date="2025-10-14T15:00:00Z" w16du:dateUtc="2025-10-14T09:30:00Z"/>
                <w:del w:id="304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05" w:author="Guduguntla Shivani" w:date="2025-10-14T15:00:00Z" w16du:dateUtc="2025-10-14T09:30:00Z">
              <w:del w:id="306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DE3E6B" w:rsidRPr="001F0B56" w:rsidDel="00256F9F" w14:paraId="3EAAA6EB" w14:textId="6058EF60" w:rsidTr="00645B69">
        <w:trPr>
          <w:ins w:id="307" w:author="Guduguntla Shivani" w:date="2025-10-14T15:00:00Z"/>
          <w:del w:id="308" w:author="Vikas Kori" w:date="2026-01-12T12:54:00Z"/>
        </w:trPr>
        <w:tc>
          <w:tcPr>
            <w:tcW w:w="2016" w:type="dxa"/>
            <w:vAlign w:val="center"/>
          </w:tcPr>
          <w:p w14:paraId="37BE6C7B" w14:textId="64843BED" w:rsidR="00DE3E6B" w:rsidRPr="001F0B56" w:rsidDel="00256F9F" w:rsidRDefault="00DE3E6B" w:rsidP="00645B69">
            <w:pPr>
              <w:jc w:val="center"/>
              <w:rPr>
                <w:ins w:id="309" w:author="Guduguntla Shivani" w:date="2025-10-14T15:00:00Z" w16du:dateUtc="2025-10-14T09:30:00Z"/>
                <w:del w:id="310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11" w:author="Guduguntla Shivani" w:date="2025-10-14T15:00:00Z" w16du:dateUtc="2025-10-14T09:30:00Z">
              <w:del w:id="312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F54820D" w14:textId="3BF18DD7" w:rsidR="00DE3E6B" w:rsidRPr="001F0B56" w:rsidDel="00256F9F" w:rsidRDefault="00DE3E6B" w:rsidP="00645B69">
            <w:pPr>
              <w:jc w:val="center"/>
              <w:rPr>
                <w:ins w:id="313" w:author="Guduguntla Shivani" w:date="2025-10-14T15:00:00Z" w16du:dateUtc="2025-10-14T09:30:00Z"/>
                <w:del w:id="314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15" w:author="Guduguntla Shivani" w:date="2025-10-14T15:00:00Z" w16du:dateUtc="2025-10-14T09:30:00Z">
              <w:del w:id="316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80DFE9F" w14:textId="43138061" w:rsidR="00DE3E6B" w:rsidRPr="001F0B56" w:rsidDel="00256F9F" w:rsidRDefault="00DE3E6B" w:rsidP="00645B69">
            <w:pPr>
              <w:jc w:val="center"/>
              <w:rPr>
                <w:ins w:id="317" w:author="Guduguntla Shivani" w:date="2025-10-14T15:00:00Z" w16du:dateUtc="2025-10-14T09:30:00Z"/>
                <w:del w:id="318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19" w:author="Guduguntla Shivani" w:date="2025-10-14T15:00:00Z" w16du:dateUtc="2025-10-14T09:30:00Z">
              <w:del w:id="320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BEDE1B2" w14:textId="1633748B" w:rsidR="00DE3E6B" w:rsidRPr="001F0B56" w:rsidDel="00256F9F" w:rsidRDefault="00DE3E6B" w:rsidP="00645B69">
            <w:pPr>
              <w:jc w:val="center"/>
              <w:rPr>
                <w:ins w:id="321" w:author="Guduguntla Shivani" w:date="2025-10-14T15:00:00Z" w16du:dateUtc="2025-10-14T09:30:00Z"/>
                <w:del w:id="322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23" w:author="Guduguntla Shivani" w:date="2025-10-14T15:00:00Z" w16du:dateUtc="2025-10-14T09:30:00Z">
              <w:del w:id="324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FF82B87" w14:textId="66BC4967" w:rsidR="00DE3E6B" w:rsidRPr="001F0B56" w:rsidDel="00256F9F" w:rsidRDefault="00DE3E6B" w:rsidP="00645B69">
            <w:pPr>
              <w:jc w:val="center"/>
              <w:rPr>
                <w:ins w:id="325" w:author="Guduguntla Shivani" w:date="2025-10-14T15:00:00Z" w16du:dateUtc="2025-10-14T09:30:00Z"/>
                <w:del w:id="326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27" w:author="Guduguntla Shivani" w:date="2025-10-14T15:00:00Z" w16du:dateUtc="2025-10-14T09:30:00Z">
              <w:del w:id="328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21B0181F" w14:textId="77777777" w:rsidR="002D2BD6" w:rsidRPr="001F0B56" w:rsidRDefault="002D2BD6" w:rsidP="00E24DA9">
      <w:pPr>
        <w:spacing w:after="0"/>
        <w:rPr>
          <w:ins w:id="329" w:author="Guduguntla Shivani" w:date="2025-10-14T15:00:00Z" w16du:dateUtc="2025-10-14T09:30:00Z"/>
          <w:rFonts w:cstheme="minorHAnsi"/>
          <w:sz w:val="24"/>
          <w:szCs w:val="24"/>
        </w:rPr>
      </w:pPr>
    </w:p>
    <w:p w14:paraId="13F42DB0" w14:textId="128BA1B9" w:rsidR="00FF56D4" w:rsidRPr="001F0B56" w:rsidRDefault="00FF56D4" w:rsidP="00FF56D4">
      <w:pPr>
        <w:pStyle w:val="ListParagraph"/>
        <w:numPr>
          <w:ilvl w:val="0"/>
          <w:numId w:val="15"/>
        </w:numPr>
        <w:rPr>
          <w:ins w:id="330" w:author="Guduguntla Shivani" w:date="2025-10-14T15:00:00Z" w16du:dateUtc="2025-10-14T09:30:00Z"/>
          <w:rFonts w:cstheme="minorHAnsi"/>
          <w:sz w:val="24"/>
          <w:szCs w:val="24"/>
          <w:lang w:val="en-US"/>
        </w:rPr>
      </w:pPr>
      <w:ins w:id="331" w:author="Guduguntla Shivani" w:date="2025-10-14T15:02:00Z" w16du:dateUtc="2025-10-14T09:32:00Z">
        <w:r w:rsidRPr="001F0B56">
          <w:rPr>
            <w:rFonts w:cstheme="minorHAnsi"/>
            <w:sz w:val="24"/>
            <w:szCs w:val="24"/>
            <w:lang w:val="en-US"/>
          </w:rPr>
          <w:t xml:space="preserve">Flexibility </w:t>
        </w:r>
      </w:ins>
      <w:ins w:id="332" w:author="Guduguntla Shivani" w:date="2025-10-14T15:03:00Z" w16du:dateUtc="2025-10-14T09:33:00Z">
        <w:r w:rsidRPr="001F0B56">
          <w:rPr>
            <w:rFonts w:cstheme="minorHAnsi"/>
            <w:sz w:val="24"/>
            <w:szCs w:val="24"/>
            <w:lang w:val="en-US"/>
          </w:rPr>
          <w:t>to</w:t>
        </w:r>
      </w:ins>
      <w:ins w:id="333" w:author="Guduguntla Shivani" w:date="2025-10-14T15:02:00Z" w16du:dateUtc="2025-10-14T09:32:00Z">
        <w:r w:rsidRPr="001F0B56">
          <w:rPr>
            <w:rFonts w:cstheme="minorHAnsi"/>
            <w:sz w:val="24"/>
            <w:szCs w:val="24"/>
            <w:lang w:val="en-US"/>
          </w:rPr>
          <w:t xml:space="preserve"> change Buyer Nominated Quantity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6D4" w:rsidRPr="001F0B56" w:rsidDel="00256F9F" w14:paraId="22740843" w14:textId="6E804B76" w:rsidTr="00645B69">
        <w:trPr>
          <w:ins w:id="334" w:author="Guduguntla Shivani" w:date="2025-10-14T15:00:00Z"/>
          <w:del w:id="335" w:author="Vikas Kori" w:date="2026-01-12T12:54:00Z"/>
        </w:trPr>
        <w:tc>
          <w:tcPr>
            <w:tcW w:w="2016" w:type="dxa"/>
          </w:tcPr>
          <w:p w14:paraId="19896B84" w14:textId="162BC037" w:rsidR="00FF56D4" w:rsidRPr="001F0B56" w:rsidDel="00256F9F" w:rsidRDefault="00FF56D4" w:rsidP="00645B69">
            <w:pPr>
              <w:jc w:val="center"/>
              <w:rPr>
                <w:ins w:id="336" w:author="Guduguntla Shivani" w:date="2025-10-14T15:00:00Z" w16du:dateUtc="2025-10-14T09:30:00Z"/>
                <w:del w:id="337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38" w:author="Guduguntla Shivani" w:date="2025-10-14T15:00:00Z" w16du:dateUtc="2025-10-14T09:30:00Z">
              <w:del w:id="339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47EE71BB" w14:textId="0434B4B0" w:rsidR="00FF56D4" w:rsidRPr="001F0B56" w:rsidDel="00256F9F" w:rsidRDefault="00FF56D4" w:rsidP="00645B69">
            <w:pPr>
              <w:jc w:val="center"/>
              <w:rPr>
                <w:ins w:id="340" w:author="Guduguntla Shivani" w:date="2025-10-14T15:00:00Z" w16du:dateUtc="2025-10-14T09:30:00Z"/>
                <w:del w:id="341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42" w:author="Guduguntla Shivani" w:date="2025-10-14T15:00:00Z" w16du:dateUtc="2025-10-14T09:30:00Z">
              <w:del w:id="343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218DF76A" w14:textId="4540E7E2" w:rsidR="00FF56D4" w:rsidRPr="001F0B56" w:rsidDel="00256F9F" w:rsidRDefault="00FF56D4" w:rsidP="00645B69">
            <w:pPr>
              <w:jc w:val="center"/>
              <w:rPr>
                <w:ins w:id="344" w:author="Guduguntla Shivani" w:date="2025-10-14T15:00:00Z" w16du:dateUtc="2025-10-14T09:30:00Z"/>
                <w:del w:id="345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46" w:author="Guduguntla Shivani" w:date="2025-10-14T15:00:00Z" w16du:dateUtc="2025-10-14T09:30:00Z">
              <w:del w:id="347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5E59673C" w14:textId="0AFF69D1" w:rsidR="00FF56D4" w:rsidRPr="001F0B56" w:rsidDel="00256F9F" w:rsidRDefault="00FF56D4" w:rsidP="00645B69">
            <w:pPr>
              <w:jc w:val="center"/>
              <w:rPr>
                <w:ins w:id="348" w:author="Guduguntla Shivani" w:date="2025-10-14T15:00:00Z" w16du:dateUtc="2025-10-14T09:30:00Z"/>
                <w:del w:id="349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50" w:author="Guduguntla Shivani" w:date="2025-10-14T15:00:00Z" w16du:dateUtc="2025-10-14T09:30:00Z">
              <w:del w:id="351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26DA5ED0" w14:textId="0D3CBF37" w:rsidR="00FF56D4" w:rsidRPr="001F0B56" w:rsidDel="00256F9F" w:rsidRDefault="00FF56D4" w:rsidP="00645B69">
            <w:pPr>
              <w:jc w:val="center"/>
              <w:rPr>
                <w:ins w:id="352" w:author="Guduguntla Shivani" w:date="2025-10-14T15:00:00Z" w16du:dateUtc="2025-10-14T09:30:00Z"/>
                <w:del w:id="353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54" w:author="Guduguntla Shivani" w:date="2025-10-14T15:00:00Z" w16du:dateUtc="2025-10-14T09:30:00Z">
              <w:del w:id="355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FF56D4" w:rsidRPr="001F0B56" w:rsidDel="00256F9F" w14:paraId="0FEDECDE" w14:textId="3725C1CD" w:rsidTr="00645B69">
        <w:trPr>
          <w:ins w:id="356" w:author="Guduguntla Shivani" w:date="2025-10-14T15:00:00Z"/>
          <w:del w:id="357" w:author="Vikas Kori" w:date="2026-01-12T12:54:00Z"/>
        </w:trPr>
        <w:tc>
          <w:tcPr>
            <w:tcW w:w="2016" w:type="dxa"/>
            <w:vAlign w:val="center"/>
          </w:tcPr>
          <w:p w14:paraId="586DBCBE" w14:textId="723A9B01" w:rsidR="00FF56D4" w:rsidRPr="001F0B56" w:rsidDel="00256F9F" w:rsidRDefault="00FF56D4" w:rsidP="00645B69">
            <w:pPr>
              <w:jc w:val="center"/>
              <w:rPr>
                <w:ins w:id="358" w:author="Guduguntla Shivani" w:date="2025-10-14T15:00:00Z" w16du:dateUtc="2025-10-14T09:30:00Z"/>
                <w:del w:id="359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60" w:author="Guduguntla Shivani" w:date="2025-10-14T15:00:00Z" w16du:dateUtc="2025-10-14T09:30:00Z">
              <w:del w:id="361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4EEAD07" w14:textId="7B5C34DE" w:rsidR="00FF56D4" w:rsidRPr="001F0B56" w:rsidDel="00256F9F" w:rsidRDefault="00FF56D4" w:rsidP="00645B69">
            <w:pPr>
              <w:jc w:val="center"/>
              <w:rPr>
                <w:ins w:id="362" w:author="Guduguntla Shivani" w:date="2025-10-14T15:00:00Z" w16du:dateUtc="2025-10-14T09:30:00Z"/>
                <w:del w:id="363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64" w:author="Guduguntla Shivani" w:date="2025-10-14T15:00:00Z" w16du:dateUtc="2025-10-14T09:30:00Z">
              <w:del w:id="365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3709D83" w14:textId="0FD7C7CF" w:rsidR="00FF56D4" w:rsidRPr="001F0B56" w:rsidDel="00256F9F" w:rsidRDefault="00FF56D4" w:rsidP="00645B69">
            <w:pPr>
              <w:jc w:val="center"/>
              <w:rPr>
                <w:ins w:id="366" w:author="Guduguntla Shivani" w:date="2025-10-14T15:00:00Z" w16du:dateUtc="2025-10-14T09:30:00Z"/>
                <w:del w:id="367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68" w:author="Guduguntla Shivani" w:date="2025-10-14T15:00:00Z" w16du:dateUtc="2025-10-14T09:30:00Z">
              <w:del w:id="369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2579EBB" w14:textId="301BE519" w:rsidR="00FF56D4" w:rsidRPr="001F0B56" w:rsidDel="00256F9F" w:rsidRDefault="00FF56D4" w:rsidP="00645B69">
            <w:pPr>
              <w:jc w:val="center"/>
              <w:rPr>
                <w:ins w:id="370" w:author="Guduguntla Shivani" w:date="2025-10-14T15:00:00Z" w16du:dateUtc="2025-10-14T09:30:00Z"/>
                <w:del w:id="371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72" w:author="Guduguntla Shivani" w:date="2025-10-14T15:00:00Z" w16du:dateUtc="2025-10-14T09:30:00Z">
              <w:del w:id="373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671343E" w14:textId="1BFC3FBC" w:rsidR="00FF56D4" w:rsidRPr="001F0B56" w:rsidDel="00256F9F" w:rsidRDefault="00FF56D4" w:rsidP="00645B69">
            <w:pPr>
              <w:jc w:val="center"/>
              <w:rPr>
                <w:ins w:id="374" w:author="Guduguntla Shivani" w:date="2025-10-14T15:00:00Z" w16du:dateUtc="2025-10-14T09:30:00Z"/>
                <w:del w:id="375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76" w:author="Guduguntla Shivani" w:date="2025-10-14T15:00:00Z" w16du:dateUtc="2025-10-14T09:30:00Z">
              <w:del w:id="377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60E9A6CE" w14:textId="77777777" w:rsidR="00256F9F" w:rsidRPr="00256F9F" w:rsidRDefault="00256F9F" w:rsidP="00256F9F">
      <w:pPr>
        <w:spacing w:after="0"/>
        <w:rPr>
          <w:ins w:id="378" w:author="Vikas Kori" w:date="2026-01-12T12:54:00Z" w16du:dateUtc="2026-01-12T07:24:00Z"/>
          <w:rFonts w:cstheme="minorHAnsi"/>
          <w:sz w:val="24"/>
          <w:szCs w:val="24"/>
        </w:rPr>
      </w:pPr>
      <w:ins w:id="379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7EB1083F" w14:textId="77777777" w:rsidR="00256F9F" w:rsidRPr="00256F9F" w:rsidRDefault="00256F9F" w:rsidP="00256F9F">
      <w:pPr>
        <w:spacing w:after="0"/>
        <w:rPr>
          <w:ins w:id="380" w:author="Vikas Kori" w:date="2026-01-12T12:54:00Z" w16du:dateUtc="2026-01-12T07:24:00Z"/>
          <w:rFonts w:cstheme="minorHAnsi"/>
          <w:sz w:val="24"/>
          <w:szCs w:val="24"/>
        </w:rPr>
      </w:pPr>
      <w:ins w:id="381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689649CD" w14:textId="77777777" w:rsidR="00256F9F" w:rsidRPr="00256F9F" w:rsidRDefault="00256F9F" w:rsidP="00256F9F">
      <w:pPr>
        <w:spacing w:after="0"/>
        <w:rPr>
          <w:ins w:id="382" w:author="Vikas Kori" w:date="2026-01-12T12:54:00Z" w16du:dateUtc="2026-01-12T07:24:00Z"/>
          <w:rFonts w:cstheme="minorHAnsi"/>
          <w:sz w:val="24"/>
          <w:szCs w:val="24"/>
        </w:rPr>
      </w:pPr>
      <w:ins w:id="383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689A337C" w14:textId="77777777" w:rsidR="00256F9F" w:rsidRPr="00256F9F" w:rsidRDefault="00256F9F" w:rsidP="00256F9F">
      <w:pPr>
        <w:spacing w:after="0"/>
        <w:rPr>
          <w:ins w:id="384" w:author="Vikas Kori" w:date="2026-01-12T12:54:00Z" w16du:dateUtc="2026-01-12T07:24:00Z"/>
          <w:rFonts w:cstheme="minorHAnsi"/>
          <w:sz w:val="24"/>
          <w:szCs w:val="24"/>
        </w:rPr>
      </w:pPr>
      <w:ins w:id="385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35A4B8EC" w14:textId="7EB5F91B" w:rsidR="00FF56D4" w:rsidRPr="001F0B56" w:rsidRDefault="00256F9F" w:rsidP="00256F9F">
      <w:pPr>
        <w:spacing w:after="0"/>
        <w:rPr>
          <w:ins w:id="386" w:author="Guduguntla Shivani" w:date="2025-10-14T15:03:00Z" w16du:dateUtc="2025-10-14T09:33:00Z"/>
          <w:rFonts w:cstheme="minorHAnsi"/>
          <w:sz w:val="24"/>
          <w:szCs w:val="24"/>
        </w:rPr>
      </w:pPr>
      <w:ins w:id="387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p w14:paraId="03911A74" w14:textId="46E05BC6" w:rsidR="00FF56D4" w:rsidRPr="001F0B56" w:rsidRDefault="00FF56D4" w:rsidP="00FF56D4">
      <w:pPr>
        <w:pStyle w:val="ListParagraph"/>
        <w:numPr>
          <w:ilvl w:val="0"/>
          <w:numId w:val="15"/>
        </w:numPr>
        <w:rPr>
          <w:ins w:id="388" w:author="Guduguntla Shivani" w:date="2025-10-14T15:03:00Z" w16du:dateUtc="2025-10-14T09:33:00Z"/>
          <w:rFonts w:cstheme="minorHAnsi"/>
          <w:sz w:val="24"/>
          <w:szCs w:val="24"/>
          <w:lang w:val="en-US"/>
        </w:rPr>
      </w:pPr>
      <w:ins w:id="389" w:author="Guduguntla Shivani" w:date="2025-10-14T15:03:00Z" w16du:dateUtc="2025-10-14T09:33:00Z">
        <w:r w:rsidRPr="001F0B56">
          <w:rPr>
            <w:rFonts w:cstheme="minorHAnsi"/>
            <w:sz w:val="24"/>
            <w:szCs w:val="24"/>
          </w:rPr>
          <w:t>Natural Gas Quality as per GSA specification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6D4" w:rsidRPr="001F0B56" w:rsidDel="00256F9F" w14:paraId="09052D6B" w14:textId="09248FAB" w:rsidTr="00645B69">
        <w:trPr>
          <w:ins w:id="390" w:author="Guduguntla Shivani" w:date="2025-10-14T15:03:00Z"/>
          <w:del w:id="391" w:author="Vikas Kori" w:date="2026-01-12T12:54:00Z"/>
        </w:trPr>
        <w:tc>
          <w:tcPr>
            <w:tcW w:w="2016" w:type="dxa"/>
          </w:tcPr>
          <w:p w14:paraId="70B088F7" w14:textId="7A3C9509" w:rsidR="00FF56D4" w:rsidRPr="001F0B56" w:rsidDel="00256F9F" w:rsidRDefault="00FF56D4" w:rsidP="00645B69">
            <w:pPr>
              <w:jc w:val="center"/>
              <w:rPr>
                <w:ins w:id="392" w:author="Guduguntla Shivani" w:date="2025-10-14T15:03:00Z" w16du:dateUtc="2025-10-14T09:33:00Z"/>
                <w:del w:id="393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94" w:author="Guduguntla Shivani" w:date="2025-10-14T15:03:00Z" w16du:dateUtc="2025-10-14T09:33:00Z">
              <w:del w:id="395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3F83533D" w14:textId="6CA4E227" w:rsidR="00FF56D4" w:rsidRPr="001F0B56" w:rsidDel="00256F9F" w:rsidRDefault="00FF56D4" w:rsidP="00645B69">
            <w:pPr>
              <w:jc w:val="center"/>
              <w:rPr>
                <w:ins w:id="396" w:author="Guduguntla Shivani" w:date="2025-10-14T15:03:00Z" w16du:dateUtc="2025-10-14T09:33:00Z"/>
                <w:del w:id="397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398" w:author="Guduguntla Shivani" w:date="2025-10-14T15:03:00Z" w16du:dateUtc="2025-10-14T09:33:00Z">
              <w:del w:id="399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2C1D2E24" w14:textId="6230B0C8" w:rsidR="00FF56D4" w:rsidRPr="001F0B56" w:rsidDel="00256F9F" w:rsidRDefault="00FF56D4" w:rsidP="00645B69">
            <w:pPr>
              <w:jc w:val="center"/>
              <w:rPr>
                <w:ins w:id="400" w:author="Guduguntla Shivani" w:date="2025-10-14T15:03:00Z" w16du:dateUtc="2025-10-14T09:33:00Z"/>
                <w:del w:id="401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402" w:author="Guduguntla Shivani" w:date="2025-10-14T15:03:00Z" w16du:dateUtc="2025-10-14T09:33:00Z">
              <w:del w:id="403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767FF2E4" w14:textId="33AD3E24" w:rsidR="00FF56D4" w:rsidRPr="001F0B56" w:rsidDel="00256F9F" w:rsidRDefault="00FF56D4" w:rsidP="00645B69">
            <w:pPr>
              <w:jc w:val="center"/>
              <w:rPr>
                <w:ins w:id="404" w:author="Guduguntla Shivani" w:date="2025-10-14T15:03:00Z" w16du:dateUtc="2025-10-14T09:33:00Z"/>
                <w:del w:id="405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406" w:author="Guduguntla Shivani" w:date="2025-10-14T15:03:00Z" w16du:dateUtc="2025-10-14T09:33:00Z">
              <w:del w:id="407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25961089" w14:textId="5E694FBB" w:rsidR="00FF56D4" w:rsidRPr="001F0B56" w:rsidDel="00256F9F" w:rsidRDefault="00FF56D4" w:rsidP="00645B69">
            <w:pPr>
              <w:jc w:val="center"/>
              <w:rPr>
                <w:ins w:id="408" w:author="Guduguntla Shivani" w:date="2025-10-14T15:03:00Z" w16du:dateUtc="2025-10-14T09:33:00Z"/>
                <w:del w:id="409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410" w:author="Guduguntla Shivani" w:date="2025-10-14T15:03:00Z" w16du:dateUtc="2025-10-14T09:33:00Z">
              <w:del w:id="411" w:author="Vikas Kori" w:date="2026-01-12T12:54:00Z" w16du:dateUtc="2026-01-12T07:24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FF56D4" w:rsidRPr="001F0B56" w:rsidDel="00256F9F" w14:paraId="6F2597D4" w14:textId="69861037" w:rsidTr="00645B69">
        <w:trPr>
          <w:ins w:id="412" w:author="Guduguntla Shivani" w:date="2025-10-14T15:03:00Z"/>
          <w:del w:id="413" w:author="Vikas Kori" w:date="2026-01-12T12:54:00Z"/>
        </w:trPr>
        <w:tc>
          <w:tcPr>
            <w:tcW w:w="2016" w:type="dxa"/>
            <w:vAlign w:val="center"/>
          </w:tcPr>
          <w:p w14:paraId="26AC0696" w14:textId="03365DF1" w:rsidR="00FF56D4" w:rsidRPr="001F0B56" w:rsidDel="00256F9F" w:rsidRDefault="00FF56D4" w:rsidP="00645B69">
            <w:pPr>
              <w:jc w:val="center"/>
              <w:rPr>
                <w:ins w:id="414" w:author="Guduguntla Shivani" w:date="2025-10-14T15:03:00Z" w16du:dateUtc="2025-10-14T09:33:00Z"/>
                <w:del w:id="415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416" w:author="Guduguntla Shivani" w:date="2025-10-14T15:03:00Z" w16du:dateUtc="2025-10-14T09:33:00Z">
              <w:del w:id="417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3085827B" w14:textId="4544BA6F" w:rsidR="00FF56D4" w:rsidRPr="001F0B56" w:rsidDel="00256F9F" w:rsidRDefault="00FF56D4" w:rsidP="00645B69">
            <w:pPr>
              <w:jc w:val="center"/>
              <w:rPr>
                <w:ins w:id="418" w:author="Guduguntla Shivani" w:date="2025-10-14T15:03:00Z" w16du:dateUtc="2025-10-14T09:33:00Z"/>
                <w:del w:id="419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420" w:author="Guduguntla Shivani" w:date="2025-10-14T15:03:00Z" w16du:dateUtc="2025-10-14T09:33:00Z">
              <w:del w:id="421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CEB884C" w14:textId="3BE66E04" w:rsidR="00FF56D4" w:rsidRPr="001F0B56" w:rsidDel="00256F9F" w:rsidRDefault="00FF56D4" w:rsidP="00645B69">
            <w:pPr>
              <w:jc w:val="center"/>
              <w:rPr>
                <w:ins w:id="422" w:author="Guduguntla Shivani" w:date="2025-10-14T15:03:00Z" w16du:dateUtc="2025-10-14T09:33:00Z"/>
                <w:del w:id="423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424" w:author="Guduguntla Shivani" w:date="2025-10-14T15:03:00Z" w16du:dateUtc="2025-10-14T09:33:00Z">
              <w:del w:id="425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42D87665" w14:textId="26A53A21" w:rsidR="00FF56D4" w:rsidRPr="001F0B56" w:rsidDel="00256F9F" w:rsidRDefault="00FF56D4" w:rsidP="00645B69">
            <w:pPr>
              <w:jc w:val="center"/>
              <w:rPr>
                <w:ins w:id="426" w:author="Guduguntla Shivani" w:date="2025-10-14T15:03:00Z" w16du:dateUtc="2025-10-14T09:33:00Z"/>
                <w:del w:id="427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428" w:author="Guduguntla Shivani" w:date="2025-10-14T15:03:00Z" w16du:dateUtc="2025-10-14T09:33:00Z">
              <w:del w:id="429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542CFAB" w14:textId="2966D855" w:rsidR="00FF56D4" w:rsidRPr="001F0B56" w:rsidDel="00256F9F" w:rsidRDefault="00FF56D4" w:rsidP="00645B69">
            <w:pPr>
              <w:jc w:val="center"/>
              <w:rPr>
                <w:ins w:id="430" w:author="Guduguntla Shivani" w:date="2025-10-14T15:03:00Z" w16du:dateUtc="2025-10-14T09:33:00Z"/>
                <w:del w:id="431" w:author="Vikas Kori" w:date="2026-01-12T12:54:00Z" w16du:dateUtc="2026-01-12T07:24:00Z"/>
                <w:rFonts w:cstheme="minorHAnsi"/>
                <w:b/>
                <w:bCs/>
                <w:sz w:val="20"/>
                <w:szCs w:val="20"/>
              </w:rPr>
            </w:pPr>
            <w:ins w:id="432" w:author="Guduguntla Shivani" w:date="2025-10-14T15:03:00Z" w16du:dateUtc="2025-10-14T09:33:00Z">
              <w:del w:id="433" w:author="Vikas Kori" w:date="2026-01-12T12:54:00Z" w16du:dateUtc="2026-01-12T07:24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22ABD403" w14:textId="77777777" w:rsidR="00256F9F" w:rsidRPr="00256F9F" w:rsidRDefault="00256F9F" w:rsidP="00256F9F">
      <w:pPr>
        <w:spacing w:after="0"/>
        <w:rPr>
          <w:ins w:id="434" w:author="Vikas Kori" w:date="2026-01-12T12:54:00Z" w16du:dateUtc="2026-01-12T07:24:00Z"/>
          <w:rFonts w:cstheme="minorHAnsi"/>
          <w:sz w:val="24"/>
          <w:szCs w:val="24"/>
        </w:rPr>
      </w:pPr>
      <w:ins w:id="435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34F13103" w14:textId="77777777" w:rsidR="00256F9F" w:rsidRPr="00256F9F" w:rsidRDefault="00256F9F" w:rsidP="00256F9F">
      <w:pPr>
        <w:spacing w:after="0"/>
        <w:rPr>
          <w:ins w:id="436" w:author="Vikas Kori" w:date="2026-01-12T12:54:00Z" w16du:dateUtc="2026-01-12T07:24:00Z"/>
          <w:rFonts w:cstheme="minorHAnsi"/>
          <w:sz w:val="24"/>
          <w:szCs w:val="24"/>
        </w:rPr>
      </w:pPr>
      <w:ins w:id="437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23F2033A" w14:textId="77777777" w:rsidR="00256F9F" w:rsidRPr="00256F9F" w:rsidRDefault="00256F9F" w:rsidP="00256F9F">
      <w:pPr>
        <w:spacing w:after="0"/>
        <w:rPr>
          <w:ins w:id="438" w:author="Vikas Kori" w:date="2026-01-12T12:54:00Z" w16du:dateUtc="2026-01-12T07:24:00Z"/>
          <w:rFonts w:cstheme="minorHAnsi"/>
          <w:sz w:val="24"/>
          <w:szCs w:val="24"/>
        </w:rPr>
      </w:pPr>
      <w:ins w:id="439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462B88E3" w14:textId="4B6614D0" w:rsidR="00256F9F" w:rsidRPr="00256F9F" w:rsidRDefault="00256F9F" w:rsidP="00256F9F">
      <w:pPr>
        <w:spacing w:after="0"/>
        <w:rPr>
          <w:ins w:id="440" w:author="Vikas Kori" w:date="2026-01-12T12:54:00Z" w16du:dateUtc="2026-01-12T07:24:00Z"/>
          <w:rFonts w:cstheme="minorHAnsi"/>
          <w:sz w:val="24"/>
          <w:szCs w:val="24"/>
        </w:rPr>
      </w:pPr>
      <w:ins w:id="441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5380B0E2" w14:textId="454A49DF" w:rsidR="00FF56D4" w:rsidRDefault="00256F9F" w:rsidP="00256F9F">
      <w:pPr>
        <w:spacing w:after="0"/>
        <w:rPr>
          <w:ins w:id="442" w:author="Vikas Kori" w:date="2026-01-12T12:55:00Z" w16du:dateUtc="2026-01-12T07:25:00Z"/>
          <w:rFonts w:cstheme="minorHAnsi"/>
          <w:sz w:val="24"/>
          <w:szCs w:val="24"/>
        </w:rPr>
      </w:pPr>
      <w:ins w:id="443" w:author="Vikas Kori" w:date="2026-01-12T12:54:00Z" w16du:dateUtc="2026-01-12T07:24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p w14:paraId="737F6D91" w14:textId="77777777" w:rsidR="00256F9F" w:rsidRPr="001F0B56" w:rsidRDefault="00256F9F" w:rsidP="00256F9F">
      <w:pPr>
        <w:spacing w:after="0"/>
        <w:rPr>
          <w:ins w:id="444" w:author="Guduguntla Shivani" w:date="2025-10-14T15:00:00Z" w16du:dateUtc="2025-10-14T09:30:00Z"/>
          <w:rFonts w:cstheme="minorHAnsi"/>
          <w:sz w:val="24"/>
          <w:szCs w:val="24"/>
        </w:rPr>
      </w:pPr>
    </w:p>
    <w:p w14:paraId="2FE321FB" w14:textId="46C7543B" w:rsidR="00FF56D4" w:rsidRPr="001F0B56" w:rsidRDefault="00FF56D4" w:rsidP="00FF56D4">
      <w:pPr>
        <w:pStyle w:val="ListParagraph"/>
        <w:numPr>
          <w:ilvl w:val="0"/>
          <w:numId w:val="15"/>
        </w:numPr>
        <w:rPr>
          <w:ins w:id="445" w:author="Guduguntla Shivani" w:date="2025-10-14T15:03:00Z" w16du:dateUtc="2025-10-14T09:33:00Z"/>
          <w:rFonts w:cstheme="minorHAnsi"/>
          <w:sz w:val="24"/>
          <w:szCs w:val="24"/>
          <w:lang w:val="en-US"/>
        </w:rPr>
      </w:pPr>
      <w:ins w:id="446" w:author="Guduguntla Shivani" w:date="2025-10-14T15:04:00Z" w16du:dateUtc="2025-10-14T09:34:00Z">
        <w:r w:rsidRPr="001F0B56">
          <w:rPr>
            <w:rFonts w:cstheme="minorHAnsi"/>
            <w:sz w:val="24"/>
            <w:szCs w:val="24"/>
          </w:rPr>
          <w:t>Daily gas ticketing process &amp; Flexibility of split tickets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6D4" w:rsidRPr="001F0B56" w:rsidDel="00256F9F" w14:paraId="24D7D840" w14:textId="339D8280" w:rsidTr="00645B69">
        <w:trPr>
          <w:ins w:id="447" w:author="Guduguntla Shivani" w:date="2025-10-14T15:03:00Z"/>
          <w:del w:id="448" w:author="Vikas Kori" w:date="2026-01-12T12:55:00Z"/>
        </w:trPr>
        <w:tc>
          <w:tcPr>
            <w:tcW w:w="2016" w:type="dxa"/>
          </w:tcPr>
          <w:p w14:paraId="379B69C2" w14:textId="2319D460" w:rsidR="00FF56D4" w:rsidRPr="001F0B56" w:rsidDel="00256F9F" w:rsidRDefault="00FF56D4" w:rsidP="00645B69">
            <w:pPr>
              <w:jc w:val="center"/>
              <w:rPr>
                <w:ins w:id="449" w:author="Guduguntla Shivani" w:date="2025-10-14T15:03:00Z" w16du:dateUtc="2025-10-14T09:33:00Z"/>
                <w:del w:id="450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51" w:author="Guduguntla Shivani" w:date="2025-10-14T15:03:00Z" w16du:dateUtc="2025-10-14T09:33:00Z">
              <w:del w:id="452" w:author="Vikas Kori" w:date="2026-01-12T12:55:00Z" w16du:dateUtc="2026-01-12T07:25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60350D91" w14:textId="4A2570A5" w:rsidR="00FF56D4" w:rsidRPr="001F0B56" w:rsidDel="00256F9F" w:rsidRDefault="00FF56D4" w:rsidP="00645B69">
            <w:pPr>
              <w:jc w:val="center"/>
              <w:rPr>
                <w:ins w:id="453" w:author="Guduguntla Shivani" w:date="2025-10-14T15:03:00Z" w16du:dateUtc="2025-10-14T09:33:00Z"/>
                <w:del w:id="454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55" w:author="Guduguntla Shivani" w:date="2025-10-14T15:03:00Z" w16du:dateUtc="2025-10-14T09:33:00Z">
              <w:del w:id="456" w:author="Vikas Kori" w:date="2026-01-12T12:55:00Z" w16du:dateUtc="2026-01-12T07:25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6E566890" w14:textId="78BAAA2D" w:rsidR="00FF56D4" w:rsidRPr="001F0B56" w:rsidDel="00256F9F" w:rsidRDefault="00FF56D4" w:rsidP="00645B69">
            <w:pPr>
              <w:jc w:val="center"/>
              <w:rPr>
                <w:ins w:id="457" w:author="Guduguntla Shivani" w:date="2025-10-14T15:03:00Z" w16du:dateUtc="2025-10-14T09:33:00Z"/>
                <w:del w:id="458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59" w:author="Guduguntla Shivani" w:date="2025-10-14T15:03:00Z" w16du:dateUtc="2025-10-14T09:33:00Z">
              <w:del w:id="460" w:author="Vikas Kori" w:date="2026-01-12T12:55:00Z" w16du:dateUtc="2026-01-12T07:25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03F643F1" w14:textId="4E31E2CD" w:rsidR="00FF56D4" w:rsidRPr="001F0B56" w:rsidDel="00256F9F" w:rsidRDefault="00FF56D4" w:rsidP="00645B69">
            <w:pPr>
              <w:jc w:val="center"/>
              <w:rPr>
                <w:ins w:id="461" w:author="Guduguntla Shivani" w:date="2025-10-14T15:03:00Z" w16du:dateUtc="2025-10-14T09:33:00Z"/>
                <w:del w:id="462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63" w:author="Guduguntla Shivani" w:date="2025-10-14T15:03:00Z" w16du:dateUtc="2025-10-14T09:33:00Z">
              <w:del w:id="464" w:author="Vikas Kori" w:date="2026-01-12T12:55:00Z" w16du:dateUtc="2026-01-12T07:25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1999301F" w14:textId="49C55D6A" w:rsidR="00FF56D4" w:rsidRPr="001F0B56" w:rsidDel="00256F9F" w:rsidRDefault="00FF56D4" w:rsidP="00645B69">
            <w:pPr>
              <w:jc w:val="center"/>
              <w:rPr>
                <w:ins w:id="465" w:author="Guduguntla Shivani" w:date="2025-10-14T15:03:00Z" w16du:dateUtc="2025-10-14T09:33:00Z"/>
                <w:del w:id="466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67" w:author="Guduguntla Shivani" w:date="2025-10-14T15:03:00Z" w16du:dateUtc="2025-10-14T09:33:00Z">
              <w:del w:id="468" w:author="Vikas Kori" w:date="2026-01-12T12:55:00Z" w16du:dateUtc="2026-01-12T07:25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FF56D4" w:rsidRPr="001F0B56" w:rsidDel="00256F9F" w14:paraId="03F792AE" w14:textId="2DE25250" w:rsidTr="00645B69">
        <w:trPr>
          <w:ins w:id="469" w:author="Guduguntla Shivani" w:date="2025-10-14T15:03:00Z"/>
          <w:del w:id="470" w:author="Vikas Kori" w:date="2026-01-12T12:55:00Z"/>
        </w:trPr>
        <w:tc>
          <w:tcPr>
            <w:tcW w:w="2016" w:type="dxa"/>
            <w:vAlign w:val="center"/>
          </w:tcPr>
          <w:p w14:paraId="078FD191" w14:textId="03E83CE9" w:rsidR="00FF56D4" w:rsidRPr="001F0B56" w:rsidDel="00256F9F" w:rsidRDefault="00FF56D4" w:rsidP="00645B69">
            <w:pPr>
              <w:jc w:val="center"/>
              <w:rPr>
                <w:ins w:id="471" w:author="Guduguntla Shivani" w:date="2025-10-14T15:03:00Z" w16du:dateUtc="2025-10-14T09:33:00Z"/>
                <w:del w:id="472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73" w:author="Guduguntla Shivani" w:date="2025-10-14T15:03:00Z" w16du:dateUtc="2025-10-14T09:33:00Z">
              <w:del w:id="474" w:author="Vikas Kori" w:date="2026-01-12T12:55:00Z" w16du:dateUtc="2026-01-12T07:25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336751A3" w14:textId="58550356" w:rsidR="00FF56D4" w:rsidRPr="001F0B56" w:rsidDel="00256F9F" w:rsidRDefault="00FF56D4" w:rsidP="00645B69">
            <w:pPr>
              <w:jc w:val="center"/>
              <w:rPr>
                <w:ins w:id="475" w:author="Guduguntla Shivani" w:date="2025-10-14T15:03:00Z" w16du:dateUtc="2025-10-14T09:33:00Z"/>
                <w:del w:id="476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77" w:author="Guduguntla Shivani" w:date="2025-10-14T15:03:00Z" w16du:dateUtc="2025-10-14T09:33:00Z">
              <w:del w:id="478" w:author="Vikas Kori" w:date="2026-01-12T12:55:00Z" w16du:dateUtc="2026-01-12T07:25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DB3A944" w14:textId="20B8B7F1" w:rsidR="00FF56D4" w:rsidRPr="001F0B56" w:rsidDel="00256F9F" w:rsidRDefault="00FF56D4" w:rsidP="00645B69">
            <w:pPr>
              <w:jc w:val="center"/>
              <w:rPr>
                <w:ins w:id="479" w:author="Guduguntla Shivani" w:date="2025-10-14T15:03:00Z" w16du:dateUtc="2025-10-14T09:33:00Z"/>
                <w:del w:id="480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81" w:author="Guduguntla Shivani" w:date="2025-10-14T15:03:00Z" w16du:dateUtc="2025-10-14T09:33:00Z">
              <w:del w:id="482" w:author="Vikas Kori" w:date="2026-01-12T12:55:00Z" w16du:dateUtc="2026-01-12T07:25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0716162" w14:textId="5511ED48" w:rsidR="00FF56D4" w:rsidRPr="001F0B56" w:rsidDel="00256F9F" w:rsidRDefault="00FF56D4" w:rsidP="00645B69">
            <w:pPr>
              <w:jc w:val="center"/>
              <w:rPr>
                <w:ins w:id="483" w:author="Guduguntla Shivani" w:date="2025-10-14T15:03:00Z" w16du:dateUtc="2025-10-14T09:33:00Z"/>
                <w:del w:id="484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85" w:author="Guduguntla Shivani" w:date="2025-10-14T15:03:00Z" w16du:dateUtc="2025-10-14T09:33:00Z">
              <w:del w:id="486" w:author="Vikas Kori" w:date="2026-01-12T12:55:00Z" w16du:dateUtc="2026-01-12T07:25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8B1B19C" w14:textId="50718403" w:rsidR="00FF56D4" w:rsidRPr="001F0B56" w:rsidDel="00256F9F" w:rsidRDefault="00FF56D4" w:rsidP="00645B69">
            <w:pPr>
              <w:jc w:val="center"/>
              <w:rPr>
                <w:ins w:id="487" w:author="Guduguntla Shivani" w:date="2025-10-14T15:03:00Z" w16du:dateUtc="2025-10-14T09:33:00Z"/>
                <w:del w:id="488" w:author="Vikas Kori" w:date="2026-01-12T12:55:00Z" w16du:dateUtc="2026-01-12T07:25:00Z"/>
                <w:rFonts w:cstheme="minorHAnsi"/>
                <w:b/>
                <w:bCs/>
                <w:sz w:val="20"/>
                <w:szCs w:val="20"/>
              </w:rPr>
            </w:pPr>
            <w:ins w:id="489" w:author="Guduguntla Shivani" w:date="2025-10-14T15:03:00Z" w16du:dateUtc="2025-10-14T09:33:00Z">
              <w:del w:id="490" w:author="Vikas Kori" w:date="2026-01-12T12:55:00Z" w16du:dateUtc="2026-01-12T07:25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0BE036B1" w14:textId="77777777" w:rsidR="00256F9F" w:rsidRPr="00256F9F" w:rsidRDefault="00256F9F" w:rsidP="00256F9F">
      <w:pPr>
        <w:spacing w:after="0"/>
        <w:rPr>
          <w:ins w:id="491" w:author="Vikas Kori" w:date="2026-01-12T12:55:00Z" w16du:dateUtc="2026-01-12T07:25:00Z"/>
          <w:rFonts w:cstheme="minorHAnsi"/>
          <w:sz w:val="24"/>
          <w:szCs w:val="24"/>
        </w:rPr>
      </w:pPr>
      <w:ins w:id="492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339EEEC8" w14:textId="77777777" w:rsidR="00256F9F" w:rsidRPr="00256F9F" w:rsidRDefault="00256F9F" w:rsidP="00256F9F">
      <w:pPr>
        <w:spacing w:after="0"/>
        <w:rPr>
          <w:ins w:id="493" w:author="Vikas Kori" w:date="2026-01-12T12:55:00Z" w16du:dateUtc="2026-01-12T07:25:00Z"/>
          <w:rFonts w:cstheme="minorHAnsi"/>
          <w:sz w:val="24"/>
          <w:szCs w:val="24"/>
        </w:rPr>
      </w:pPr>
      <w:ins w:id="494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733B3742" w14:textId="77777777" w:rsidR="00256F9F" w:rsidRPr="00256F9F" w:rsidRDefault="00256F9F" w:rsidP="00256F9F">
      <w:pPr>
        <w:spacing w:after="0"/>
        <w:rPr>
          <w:ins w:id="495" w:author="Vikas Kori" w:date="2026-01-12T12:55:00Z" w16du:dateUtc="2026-01-12T07:25:00Z"/>
          <w:rFonts w:cstheme="minorHAnsi"/>
          <w:sz w:val="24"/>
          <w:szCs w:val="24"/>
        </w:rPr>
      </w:pPr>
      <w:ins w:id="496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41C3DF8E" w14:textId="77777777" w:rsidR="00256F9F" w:rsidRPr="00256F9F" w:rsidRDefault="00256F9F" w:rsidP="00256F9F">
      <w:pPr>
        <w:spacing w:after="0"/>
        <w:rPr>
          <w:ins w:id="497" w:author="Vikas Kori" w:date="2026-01-12T12:55:00Z" w16du:dateUtc="2026-01-12T07:25:00Z"/>
          <w:rFonts w:cstheme="minorHAnsi"/>
          <w:sz w:val="24"/>
          <w:szCs w:val="24"/>
        </w:rPr>
      </w:pPr>
      <w:ins w:id="498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1E326CD8" w14:textId="126418BD" w:rsidR="00FF56D4" w:rsidRDefault="00256F9F" w:rsidP="00256F9F">
      <w:pPr>
        <w:spacing w:after="0"/>
        <w:rPr>
          <w:ins w:id="499" w:author="Vikas Kori" w:date="2026-01-12T12:55:00Z" w16du:dateUtc="2026-01-12T07:25:00Z"/>
          <w:rFonts w:cstheme="minorHAnsi"/>
          <w:sz w:val="24"/>
          <w:szCs w:val="24"/>
        </w:rPr>
      </w:pPr>
      <w:ins w:id="500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p w14:paraId="1927BB51" w14:textId="77777777" w:rsidR="00256F9F" w:rsidRPr="001F0B56" w:rsidRDefault="00256F9F" w:rsidP="00256F9F">
      <w:pPr>
        <w:spacing w:after="0"/>
        <w:rPr>
          <w:rFonts w:cstheme="minorHAnsi"/>
          <w:sz w:val="24"/>
          <w:szCs w:val="24"/>
        </w:rPr>
      </w:pPr>
    </w:p>
    <w:p w14:paraId="77340507" w14:textId="3E05CBB7" w:rsidR="00453006" w:rsidRPr="001F0B56" w:rsidDel="00FF56D4" w:rsidRDefault="00453006" w:rsidP="002D2BD6">
      <w:pPr>
        <w:spacing w:after="1" w:line="256" w:lineRule="auto"/>
        <w:ind w:left="720" w:hanging="720"/>
        <w:rPr>
          <w:del w:id="501" w:author="Guduguntla Shivani" w:date="2025-10-14T15:04:00Z" w16du:dateUtc="2025-10-14T09:34:00Z"/>
          <w:rFonts w:cstheme="minorHAnsi"/>
          <w:sz w:val="24"/>
          <w:szCs w:val="24"/>
        </w:rPr>
      </w:pPr>
    </w:p>
    <w:p w14:paraId="722703A1" w14:textId="30C60C02" w:rsidR="00871C53" w:rsidRPr="001F0B56" w:rsidDel="00FF56D4" w:rsidRDefault="00871C53">
      <w:pPr>
        <w:spacing w:after="1" w:line="256" w:lineRule="auto"/>
        <w:rPr>
          <w:del w:id="502" w:author="Guduguntla Shivani" w:date="2025-10-14T15:04:00Z" w16du:dateUtc="2025-10-14T09:34:00Z"/>
          <w:rFonts w:cstheme="minorHAnsi"/>
          <w:sz w:val="24"/>
          <w:szCs w:val="24"/>
        </w:rPr>
        <w:pPrChange w:id="503" w:author="Guduguntla Shivani" w:date="2025-10-14T15:04:00Z" w16du:dateUtc="2025-10-14T09:34:00Z">
          <w:pPr>
            <w:spacing w:after="1" w:line="256" w:lineRule="auto"/>
            <w:ind w:left="720" w:hanging="720"/>
          </w:pPr>
        </w:pPrChange>
      </w:pPr>
    </w:p>
    <w:p w14:paraId="0602E280" w14:textId="763753EE" w:rsidR="00857C8E" w:rsidRPr="001F0B56" w:rsidRDefault="00E93231" w:rsidP="00857C8E">
      <w:pPr>
        <w:spacing w:after="1" w:line="256" w:lineRule="auto"/>
        <w:ind w:left="720" w:hanging="720"/>
        <w:rPr>
          <w:ins w:id="504" w:author="Guduguntla Shivani" w:date="2025-10-08T09:23:00Z" w16du:dateUtc="2025-10-08T03:53:00Z"/>
          <w:rFonts w:cstheme="minorHAnsi"/>
          <w:sz w:val="24"/>
          <w:szCs w:val="24"/>
        </w:rPr>
      </w:pPr>
      <w:del w:id="505" w:author="Guduguntla Shivani" w:date="2025-10-14T15:04:00Z" w16du:dateUtc="2025-10-14T09:34:00Z">
        <w:r w:rsidRPr="001F0B56" w:rsidDel="00FF56D4">
          <w:rPr>
            <w:rFonts w:cstheme="minorHAnsi"/>
            <w:sz w:val="24"/>
            <w:szCs w:val="24"/>
          </w:rPr>
          <w:delText>B</w:delText>
        </w:r>
        <w:r w:rsidR="008A5B9C" w:rsidRPr="001F0B56" w:rsidDel="00FF56D4">
          <w:rPr>
            <w:rFonts w:cstheme="minorHAnsi"/>
            <w:sz w:val="24"/>
            <w:szCs w:val="24"/>
          </w:rPr>
          <w:delText>2</w:delText>
        </w:r>
        <w:r w:rsidR="00871C53" w:rsidRPr="001F0B56" w:rsidDel="00FF56D4">
          <w:rPr>
            <w:rFonts w:cstheme="minorHAnsi"/>
            <w:sz w:val="24"/>
            <w:szCs w:val="24"/>
          </w:rPr>
          <w:delText>.</w:delText>
        </w:r>
        <w:r w:rsidR="002D2BD6" w:rsidRPr="001F0B56" w:rsidDel="00FF56D4">
          <w:rPr>
            <w:rFonts w:cstheme="minorHAnsi"/>
            <w:sz w:val="24"/>
            <w:szCs w:val="24"/>
          </w:rPr>
          <w:tab/>
        </w:r>
      </w:del>
      <w:ins w:id="506" w:author="Guduguntla Shivani" w:date="2025-10-14T15:04:00Z" w16du:dateUtc="2025-10-14T09:34:00Z">
        <w:r w:rsidR="00FF56D4" w:rsidRPr="001F0B56">
          <w:rPr>
            <w:rFonts w:cstheme="minorHAnsi"/>
            <w:sz w:val="24"/>
            <w:szCs w:val="24"/>
            <w:rPrChange w:id="507" w:author="Guduguntla Shivani" w:date="2025-10-14T15:47:00Z" w16du:dateUtc="2025-10-14T10:17:00Z">
              <w:rPr>
                <w:rFonts w:cstheme="minorHAnsi"/>
                <w:sz w:val="24"/>
                <w:szCs w:val="24"/>
                <w:highlight w:val="yellow"/>
              </w:rPr>
            </w:rPrChange>
          </w:rPr>
          <w:t>P</w:t>
        </w:r>
      </w:ins>
      <w:ins w:id="508" w:author="Guduguntla Shivani" w:date="2025-10-08T09:23:00Z" w16du:dateUtc="2025-10-08T03:53:00Z">
        <w:r w:rsidR="00857C8E" w:rsidRPr="001F0B56">
          <w:rPr>
            <w:rFonts w:cstheme="minorHAnsi"/>
            <w:sz w:val="24"/>
            <w:szCs w:val="24"/>
          </w:rPr>
          <w:t>lease provide reason for your dissatisfaction</w:t>
        </w:r>
        <w:del w:id="509" w:author="Vikas Kori" w:date="2026-01-12T12:55:00Z" w16du:dateUtc="2026-01-12T07:25:00Z">
          <w:r w:rsidR="00857C8E" w:rsidRPr="001F0B56" w:rsidDel="00256F9F">
            <w:rPr>
              <w:rFonts w:cstheme="minorHAnsi"/>
              <w:sz w:val="24"/>
              <w:szCs w:val="24"/>
            </w:rPr>
            <w:delText xml:space="preserve"> (</w:delText>
          </w:r>
        </w:del>
      </w:ins>
      <w:ins w:id="510" w:author="Vikas Kori" w:date="2026-01-12T12:55:00Z" w16du:dateUtc="2026-01-12T07:25:00Z">
        <w:r w:rsidR="00256F9F" w:rsidRPr="001F0B56" w:rsidDel="00256F9F">
          <w:rPr>
            <w:rFonts w:cstheme="minorHAnsi"/>
            <w:sz w:val="24"/>
            <w:szCs w:val="24"/>
          </w:rPr>
          <w:t xml:space="preserve"> </w:t>
        </w:r>
      </w:ins>
      <w:ins w:id="511" w:author="Guduguntla Shivani" w:date="2025-10-08T09:23:00Z" w16du:dateUtc="2025-10-08T03:53:00Z">
        <w:del w:id="512" w:author="Vikas Kori" w:date="2026-01-12T12:55:00Z" w16du:dateUtc="2026-01-12T07:25:00Z">
          <w:r w:rsidR="00857C8E" w:rsidRPr="001F0B56" w:rsidDel="00256F9F">
            <w:rPr>
              <w:rFonts w:cstheme="minorHAnsi"/>
              <w:sz w:val="24"/>
              <w:szCs w:val="24"/>
            </w:rPr>
            <w:delText>codes 1,2,3)  </w:delText>
          </w:r>
        </w:del>
      </w:ins>
      <w:ins w:id="513" w:author="Vikas Kori" w:date="2026-01-12T12:55:00Z" w16du:dateUtc="2026-01-12T07:25:00Z">
        <w:r w:rsidR="00256F9F">
          <w:rPr>
            <w:rFonts w:cstheme="minorHAnsi"/>
            <w:sz w:val="24"/>
            <w:szCs w:val="24"/>
          </w:rPr>
          <w:t>(Open-End)</w:t>
        </w:r>
      </w:ins>
      <w:ins w:id="514" w:author="Guduguntla Shivani" w:date="2025-10-08T09:23:00Z" w16du:dateUtc="2025-10-08T03:53:00Z">
        <w:del w:id="515" w:author="Vikas Kori" w:date="2026-01-12T12:55:00Z" w16du:dateUtc="2026-01-12T07:25:00Z">
          <w:r w:rsidR="00857C8E" w:rsidRPr="001F0B56" w:rsidDel="00256F9F">
            <w:rPr>
              <w:rFonts w:cstheme="minorHAnsi"/>
              <w:sz w:val="24"/>
              <w:szCs w:val="24"/>
            </w:rPr>
            <w:delText>[attribute]</w:delText>
          </w:r>
        </w:del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857C8E" w:rsidRPr="001F0B56" w14:paraId="6EE7E4E2" w14:textId="77777777" w:rsidTr="00857C8E">
        <w:trPr>
          <w:trHeight w:val="663"/>
          <w:ins w:id="516" w:author="Guduguntla Shivani" w:date="2025-10-08T09:23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06D7" w14:textId="77777777" w:rsidR="00857C8E" w:rsidRPr="001F0B56" w:rsidRDefault="00857C8E" w:rsidP="00857C8E">
            <w:pPr>
              <w:spacing w:line="259" w:lineRule="auto"/>
              <w:rPr>
                <w:ins w:id="517" w:author="Guduguntla Shivani" w:date="2025-10-08T09:23:00Z" w16du:dateUtc="2025-10-08T03:53:00Z"/>
                <w:rFonts w:cstheme="minorHAnsi"/>
                <w:sz w:val="24"/>
                <w:szCs w:val="24"/>
              </w:rPr>
            </w:pPr>
            <w:ins w:id="518" w:author="Guduguntla Shivani" w:date="2025-10-08T09:23:00Z" w16du:dateUtc="2025-10-08T03:53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29EB44BE" w14:textId="77777777" w:rsidR="00857C8E" w:rsidRPr="001F0B56" w:rsidRDefault="00857C8E" w:rsidP="00857C8E">
            <w:pPr>
              <w:spacing w:line="259" w:lineRule="auto"/>
              <w:rPr>
                <w:ins w:id="519" w:author="Guduguntla Shivani" w:date="2025-10-08T09:23:00Z" w16du:dateUtc="2025-10-08T03:53:00Z"/>
                <w:rFonts w:cstheme="minorHAnsi"/>
                <w:sz w:val="24"/>
                <w:szCs w:val="24"/>
              </w:rPr>
            </w:pPr>
            <w:ins w:id="520" w:author="Guduguntla Shivani" w:date="2025-10-08T09:23:00Z" w16du:dateUtc="2025-10-08T03:53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41B8F04F" w14:textId="77777777" w:rsidR="00857C8E" w:rsidRPr="001F0B56" w:rsidRDefault="00857C8E" w:rsidP="00857C8E">
            <w:pPr>
              <w:spacing w:line="259" w:lineRule="auto"/>
              <w:rPr>
                <w:ins w:id="521" w:author="Guduguntla Shivani" w:date="2025-10-08T09:23:00Z" w16du:dateUtc="2025-10-08T03:53:00Z"/>
                <w:rFonts w:cstheme="minorHAnsi"/>
                <w:sz w:val="24"/>
                <w:szCs w:val="24"/>
              </w:rPr>
            </w:pPr>
          </w:p>
        </w:tc>
      </w:tr>
    </w:tbl>
    <w:p w14:paraId="5EACCFB1" w14:textId="5144984E" w:rsidR="00857C8E" w:rsidRPr="001F0B56" w:rsidRDefault="00857C8E" w:rsidP="002D2BD6">
      <w:pPr>
        <w:spacing w:after="1" w:line="256" w:lineRule="auto"/>
        <w:ind w:left="720" w:hanging="720"/>
        <w:rPr>
          <w:ins w:id="522" w:author="Guduguntla Shivani" w:date="2025-10-08T09:23:00Z" w16du:dateUtc="2025-10-08T03:53:00Z"/>
          <w:rFonts w:cstheme="minorHAnsi"/>
          <w:sz w:val="24"/>
          <w:szCs w:val="24"/>
        </w:rPr>
      </w:pPr>
    </w:p>
    <w:p w14:paraId="1519CD15" w14:textId="598F200E" w:rsidR="00857C8E" w:rsidRPr="001F0B56" w:rsidRDefault="00857C8E" w:rsidP="00857C8E">
      <w:pPr>
        <w:spacing w:after="1" w:line="256" w:lineRule="auto"/>
        <w:ind w:left="720" w:hanging="720"/>
        <w:rPr>
          <w:ins w:id="523" w:author="Guduguntla Shivani" w:date="2025-10-08T09:27:00Z" w16du:dateUtc="2025-10-08T03:57:00Z"/>
          <w:rFonts w:cstheme="minorHAnsi"/>
          <w:sz w:val="24"/>
          <w:szCs w:val="24"/>
        </w:rPr>
      </w:pPr>
      <w:ins w:id="524" w:author="Guduguntla Shivani" w:date="2025-10-08T09:27:00Z" w16du:dateUtc="2025-10-08T03:57:00Z">
        <w:r w:rsidRPr="001F0B56">
          <w:rPr>
            <w:rFonts w:cstheme="minorHAnsi"/>
            <w:sz w:val="24"/>
            <w:szCs w:val="24"/>
          </w:rPr>
          <w:t xml:space="preserve">Please provide your suggestions for improvement </w:t>
        </w:r>
      </w:ins>
      <w:ins w:id="525" w:author="Vikas Kori" w:date="2026-01-12T12:55:00Z" w16du:dateUtc="2026-01-12T07:25:00Z">
        <w:r w:rsidR="00256F9F">
          <w:rPr>
            <w:rFonts w:cstheme="minorHAnsi"/>
            <w:sz w:val="24"/>
            <w:szCs w:val="24"/>
          </w:rPr>
          <w:t>of services (Open-End)</w:t>
        </w:r>
      </w:ins>
      <w:ins w:id="526" w:author="Guduguntla Shivani" w:date="2025-10-08T09:27:00Z" w16du:dateUtc="2025-10-08T03:57:00Z">
        <w:del w:id="527" w:author="Vikas Kori" w:date="2026-01-12T12:55:00Z" w16du:dateUtc="2026-01-12T07:25:00Z">
          <w:r w:rsidRPr="001F0B56" w:rsidDel="00256F9F">
            <w:rPr>
              <w:rFonts w:cstheme="minorHAnsi"/>
              <w:sz w:val="24"/>
              <w:szCs w:val="24"/>
            </w:rPr>
            <w:delText>of (codes 1,2,3) [attribute]</w:delText>
          </w:r>
        </w:del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831B77" w:rsidRPr="001F0B56" w14:paraId="0D7CAA55" w14:textId="77777777" w:rsidTr="00857C8E">
        <w:trPr>
          <w:trHeight w:val="66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C6DA" w14:textId="19E57C24" w:rsidR="00831B77" w:rsidRPr="001F0B56" w:rsidRDefault="00831B77" w:rsidP="00857C8E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1F0B56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BF18B5B" w14:textId="77777777" w:rsidR="00831B77" w:rsidRPr="001F0B56" w:rsidRDefault="00831B77" w:rsidP="00857C8E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1F0B56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CF8525D" w14:textId="77777777" w:rsidR="008A5B9C" w:rsidRPr="001F0B56" w:rsidRDefault="008A5B9C" w:rsidP="00857C8E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05D51F1C" w14:textId="77777777" w:rsidR="00857C8E" w:rsidRPr="001F0B56" w:rsidRDefault="00857C8E" w:rsidP="00857C8E">
      <w:pPr>
        <w:spacing w:after="1" w:line="256" w:lineRule="auto"/>
        <w:ind w:left="720" w:hanging="720"/>
        <w:rPr>
          <w:ins w:id="528" w:author="Guduguntla Shivani" w:date="2025-10-08T09:28:00Z" w16du:dateUtc="2025-10-08T03:58:00Z"/>
          <w:rFonts w:cstheme="minorHAnsi"/>
          <w:sz w:val="24"/>
          <w:szCs w:val="24"/>
        </w:rPr>
      </w:pPr>
    </w:p>
    <w:p w14:paraId="029F2BC4" w14:textId="03733D82" w:rsidR="00831B77" w:rsidRPr="001F0B56" w:rsidDel="00857C8E" w:rsidRDefault="00831B77">
      <w:pPr>
        <w:spacing w:after="1" w:line="256" w:lineRule="auto"/>
        <w:rPr>
          <w:del w:id="529" w:author="Guduguntla Shivani" w:date="2025-10-08T09:28:00Z" w16du:dateUtc="2025-10-08T03:58:00Z"/>
          <w:rFonts w:cstheme="minorHAnsi"/>
          <w:sz w:val="24"/>
          <w:szCs w:val="24"/>
        </w:rPr>
        <w:pPrChange w:id="530" w:author="Guduguntla Shivani" w:date="2025-10-08T10:48:00Z" w16du:dateUtc="2025-10-08T05:18:00Z">
          <w:pPr>
            <w:spacing w:after="24"/>
          </w:pPr>
        </w:pPrChange>
      </w:pPr>
      <w:del w:id="531" w:author="Guduguntla Shivani" w:date="2025-10-08T10:48:00Z" w16du:dateUtc="2025-10-08T05:18:00Z">
        <w:r w:rsidRPr="001F0B56" w:rsidDel="00C53A2C">
          <w:rPr>
            <w:rFonts w:cstheme="minorHAnsi"/>
            <w:sz w:val="24"/>
            <w:szCs w:val="24"/>
          </w:rPr>
          <w:delText xml:space="preserve"> </w:delText>
        </w:r>
      </w:del>
    </w:p>
    <w:p w14:paraId="2F5EAA1D" w14:textId="4D353B93" w:rsidR="00831B77" w:rsidRPr="001F0B56" w:rsidDel="0099430C" w:rsidRDefault="00E93231">
      <w:pPr>
        <w:spacing w:after="1" w:line="256" w:lineRule="auto"/>
        <w:rPr>
          <w:del w:id="532" w:author="Guduguntla Shivani" w:date="2025-10-07T11:05:00Z" w16du:dateUtc="2025-10-07T05:35:00Z"/>
          <w:rFonts w:cstheme="minorHAnsi"/>
          <w:sz w:val="24"/>
          <w:szCs w:val="24"/>
        </w:rPr>
      </w:pPr>
      <w:del w:id="533" w:author="Guduguntla Shivani" w:date="2025-10-07T11:05:00Z" w16du:dateUtc="2025-10-07T05:35:00Z">
        <w:r w:rsidRPr="001F0B56" w:rsidDel="0099430C">
          <w:rPr>
            <w:rFonts w:cstheme="minorHAnsi"/>
            <w:sz w:val="24"/>
            <w:szCs w:val="24"/>
          </w:rPr>
          <w:delText>B</w:delText>
        </w:r>
        <w:r w:rsidR="008A5B9C" w:rsidRPr="001F0B56" w:rsidDel="0099430C">
          <w:rPr>
            <w:rFonts w:cstheme="minorHAnsi"/>
            <w:sz w:val="24"/>
            <w:szCs w:val="24"/>
          </w:rPr>
          <w:delText>3</w:delText>
        </w:r>
        <w:r w:rsidR="00871C53" w:rsidRPr="001F0B56" w:rsidDel="0099430C">
          <w:rPr>
            <w:rFonts w:cstheme="minorHAnsi"/>
            <w:sz w:val="24"/>
            <w:szCs w:val="24"/>
          </w:rPr>
          <w:delText>.</w:delText>
        </w:r>
      </w:del>
      <w:del w:id="534" w:author="Guduguntla Shivani" w:date="2025-10-07T11:06:00Z" w16du:dateUtc="2025-10-07T05:36:00Z">
        <w:r w:rsidR="002D2BD6" w:rsidRPr="001F0B56" w:rsidDel="0099430C">
          <w:rPr>
            <w:rFonts w:cstheme="minorHAnsi"/>
            <w:sz w:val="24"/>
            <w:szCs w:val="24"/>
          </w:rPr>
          <w:tab/>
        </w:r>
      </w:del>
      <w:del w:id="535" w:author="Guduguntla Shivani" w:date="2025-10-07T11:05:00Z" w16du:dateUtc="2025-10-07T05:35:00Z">
        <w:r w:rsidR="00831B77" w:rsidRPr="001F0B56" w:rsidDel="0099430C">
          <w:rPr>
            <w:rFonts w:cstheme="minorHAnsi"/>
            <w:sz w:val="24"/>
            <w:szCs w:val="24"/>
          </w:rPr>
          <w:delText xml:space="preserve">Please </w:delText>
        </w:r>
        <w:r w:rsidRPr="001F0B56" w:rsidDel="0099430C">
          <w:rPr>
            <w:rFonts w:cstheme="minorHAnsi"/>
            <w:sz w:val="24"/>
            <w:szCs w:val="24"/>
          </w:rPr>
          <w:delText>share your suggestions</w:delText>
        </w:r>
        <w:r w:rsidR="00E8080F" w:rsidRPr="001F0B56" w:rsidDel="0099430C">
          <w:rPr>
            <w:rFonts w:cstheme="minorHAnsi"/>
            <w:sz w:val="24"/>
            <w:szCs w:val="24"/>
          </w:rPr>
          <w:delText>, if any</w:delText>
        </w:r>
      </w:del>
    </w:p>
    <w:tbl>
      <w:tblPr>
        <w:tblStyle w:val="TableGrid0"/>
        <w:tblW w:w="9352" w:type="dxa"/>
        <w:tblInd w:w="5" w:type="dxa"/>
        <w:tblCellMar>
          <w:top w:w="5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831B77" w:rsidRPr="001F0B56" w:rsidDel="0099430C" w14:paraId="63DC63EA" w14:textId="7093DF6D" w:rsidTr="00857C8E">
        <w:trPr>
          <w:trHeight w:val="665"/>
          <w:del w:id="536" w:author="Guduguntla Shivani" w:date="2025-10-07T11:05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DEF2" w14:textId="09D7E5ED" w:rsidR="00831B77" w:rsidRPr="001F0B56" w:rsidDel="0099430C" w:rsidRDefault="00831B77">
            <w:pPr>
              <w:spacing w:after="1" w:line="256" w:lineRule="auto"/>
              <w:rPr>
                <w:del w:id="537" w:author="Guduguntla Shivani" w:date="2025-10-07T11:05:00Z" w16du:dateUtc="2025-10-07T05:35:00Z"/>
                <w:rFonts w:cstheme="minorHAnsi"/>
                <w:sz w:val="24"/>
                <w:szCs w:val="24"/>
              </w:rPr>
              <w:pPrChange w:id="538" w:author="Guduguntla Shivani" w:date="2025-10-08T10:48:00Z" w16du:dateUtc="2025-10-08T05:18:00Z">
                <w:pPr>
                  <w:spacing w:line="259" w:lineRule="auto"/>
                </w:pPr>
              </w:pPrChange>
            </w:pPr>
            <w:del w:id="539" w:author="Guduguntla Shivani" w:date="2025-10-07T11:05:00Z" w16du:dateUtc="2025-10-07T05:35:00Z">
              <w:r w:rsidRPr="001F0B56" w:rsidDel="0099430C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  <w:p w14:paraId="6565D489" w14:textId="1C0BB099" w:rsidR="00831B77" w:rsidRPr="001F0B56" w:rsidDel="0099430C" w:rsidRDefault="00831B77">
            <w:pPr>
              <w:spacing w:after="1" w:line="256" w:lineRule="auto"/>
              <w:rPr>
                <w:del w:id="540" w:author="Guduguntla Shivani" w:date="2025-10-07T11:05:00Z" w16du:dateUtc="2025-10-07T05:35:00Z"/>
                <w:rFonts w:cstheme="minorHAnsi"/>
                <w:sz w:val="24"/>
                <w:szCs w:val="24"/>
              </w:rPr>
              <w:pPrChange w:id="541" w:author="Guduguntla Shivani" w:date="2025-10-08T10:48:00Z" w16du:dateUtc="2025-10-08T05:18:00Z">
                <w:pPr>
                  <w:spacing w:line="259" w:lineRule="auto"/>
                </w:pPr>
              </w:pPrChange>
            </w:pPr>
            <w:del w:id="542" w:author="Guduguntla Shivani" w:date="2025-10-07T11:05:00Z" w16du:dateUtc="2025-10-07T05:35:00Z">
              <w:r w:rsidRPr="001F0B56" w:rsidDel="0099430C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  <w:p w14:paraId="0E9777D2" w14:textId="36518624" w:rsidR="00831B77" w:rsidRPr="001F0B56" w:rsidDel="0099430C" w:rsidRDefault="00831B77">
            <w:pPr>
              <w:spacing w:after="1" w:line="256" w:lineRule="auto"/>
              <w:rPr>
                <w:del w:id="543" w:author="Guduguntla Shivani" w:date="2025-10-07T11:05:00Z" w16du:dateUtc="2025-10-07T05:35:00Z"/>
                <w:rFonts w:cstheme="minorHAnsi"/>
                <w:sz w:val="24"/>
                <w:szCs w:val="24"/>
              </w:rPr>
              <w:pPrChange w:id="544" w:author="Guduguntla Shivani" w:date="2025-10-08T10:48:00Z" w16du:dateUtc="2025-10-08T05:18:00Z">
                <w:pPr>
                  <w:spacing w:line="259" w:lineRule="auto"/>
                </w:pPr>
              </w:pPrChange>
            </w:pPr>
            <w:del w:id="545" w:author="Guduguntla Shivani" w:date="2025-10-07T11:05:00Z" w16du:dateUtc="2025-10-07T05:35:00Z">
              <w:r w:rsidRPr="001F0B56" w:rsidDel="0099430C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</w:tc>
      </w:tr>
    </w:tbl>
    <w:p w14:paraId="6DFF7AC2" w14:textId="39FEE045" w:rsidR="00EE0452" w:rsidRPr="001F0B56" w:rsidDel="0099430C" w:rsidRDefault="00831B77">
      <w:pPr>
        <w:spacing w:after="1" w:line="256" w:lineRule="auto"/>
        <w:rPr>
          <w:del w:id="546" w:author="Guduguntla Shivani" w:date="2025-10-07T11:06:00Z" w16du:dateUtc="2025-10-07T05:36:00Z"/>
          <w:rFonts w:cstheme="minorHAnsi"/>
          <w:sz w:val="24"/>
          <w:szCs w:val="24"/>
        </w:rPr>
        <w:pPrChange w:id="547" w:author="Guduguntla Shivani" w:date="2025-10-08T10:48:00Z" w16du:dateUtc="2025-10-08T05:18:00Z">
          <w:pPr>
            <w:spacing w:after="0"/>
          </w:pPr>
        </w:pPrChange>
      </w:pPr>
      <w:del w:id="548" w:author="Guduguntla Shivani" w:date="2025-10-07T11:06:00Z" w16du:dateUtc="2025-10-07T05:36:00Z">
        <w:r w:rsidRPr="001F0B56" w:rsidDel="0099430C">
          <w:rPr>
            <w:rFonts w:cstheme="minorHAnsi"/>
            <w:sz w:val="24"/>
            <w:szCs w:val="24"/>
          </w:rPr>
          <w:delText xml:space="preserve"> </w:delText>
        </w:r>
      </w:del>
    </w:p>
    <w:p w14:paraId="047E1EF3" w14:textId="77777777" w:rsidR="000704B0" w:rsidRPr="001F0B56" w:rsidDel="00256F9F" w:rsidRDefault="000704B0">
      <w:pPr>
        <w:spacing w:after="1" w:line="256" w:lineRule="auto"/>
        <w:rPr>
          <w:del w:id="549" w:author="Vikas Kori" w:date="2026-01-12T12:55:00Z" w16du:dateUtc="2026-01-12T07:25:00Z"/>
          <w:rFonts w:cstheme="minorHAnsi"/>
          <w:b/>
          <w:bCs/>
          <w:sz w:val="24"/>
          <w:szCs w:val="24"/>
        </w:rPr>
        <w:pPrChange w:id="550" w:author="Guduguntla Shivani" w:date="2025-10-08T10:48:00Z" w16du:dateUtc="2025-10-08T05:18:00Z">
          <w:pPr>
            <w:pStyle w:val="ListParagraph"/>
            <w:jc w:val="center"/>
          </w:pPr>
        </w:pPrChange>
      </w:pPr>
    </w:p>
    <w:p w14:paraId="5B5A7B73" w14:textId="77777777" w:rsidR="005C0B3D" w:rsidRPr="001F0B56" w:rsidDel="00256F9F" w:rsidRDefault="005C0B3D" w:rsidP="00A65A60">
      <w:pPr>
        <w:pStyle w:val="ListParagraph"/>
        <w:jc w:val="center"/>
        <w:rPr>
          <w:ins w:id="551" w:author="Guduguntla Shivani" w:date="2025-10-08T11:19:00Z" w16du:dateUtc="2025-10-08T05:49:00Z"/>
          <w:del w:id="552" w:author="Vikas Kori" w:date="2026-01-12T12:55:00Z" w16du:dateUtc="2026-01-12T07:25:00Z"/>
          <w:rFonts w:cstheme="minorHAnsi"/>
          <w:b/>
          <w:bCs/>
          <w:sz w:val="24"/>
          <w:szCs w:val="24"/>
        </w:rPr>
      </w:pPr>
    </w:p>
    <w:p w14:paraId="31CD9E5D" w14:textId="77777777" w:rsidR="005C0B3D" w:rsidRPr="001F0B56" w:rsidDel="00256F9F" w:rsidRDefault="005C0B3D" w:rsidP="00A65A60">
      <w:pPr>
        <w:pStyle w:val="ListParagraph"/>
        <w:jc w:val="center"/>
        <w:rPr>
          <w:ins w:id="553" w:author="Guduguntla Shivani" w:date="2025-10-08T11:19:00Z" w16du:dateUtc="2025-10-08T05:49:00Z"/>
          <w:del w:id="554" w:author="Vikas Kori" w:date="2026-01-12T12:55:00Z" w16du:dateUtc="2026-01-12T07:25:00Z"/>
          <w:rFonts w:cstheme="minorHAnsi"/>
          <w:b/>
          <w:bCs/>
          <w:sz w:val="24"/>
          <w:szCs w:val="24"/>
        </w:rPr>
      </w:pPr>
    </w:p>
    <w:p w14:paraId="609D4B22" w14:textId="77777777" w:rsidR="005C0B3D" w:rsidRPr="001F0B56" w:rsidDel="00256F9F" w:rsidRDefault="005C0B3D" w:rsidP="00A65A60">
      <w:pPr>
        <w:pStyle w:val="ListParagraph"/>
        <w:jc w:val="center"/>
        <w:rPr>
          <w:ins w:id="555" w:author="Guduguntla Shivani" w:date="2025-10-08T11:19:00Z" w16du:dateUtc="2025-10-08T05:49:00Z"/>
          <w:del w:id="556" w:author="Vikas Kori" w:date="2026-01-12T12:55:00Z" w16du:dateUtc="2026-01-12T07:25:00Z"/>
          <w:rFonts w:cstheme="minorHAnsi"/>
          <w:b/>
          <w:bCs/>
          <w:sz w:val="24"/>
          <w:szCs w:val="24"/>
        </w:rPr>
      </w:pPr>
    </w:p>
    <w:p w14:paraId="4A72DBF5" w14:textId="77777777" w:rsidR="005C0B3D" w:rsidRPr="001F0B56" w:rsidDel="00256F9F" w:rsidRDefault="005C0B3D" w:rsidP="00A65A60">
      <w:pPr>
        <w:pStyle w:val="ListParagraph"/>
        <w:jc w:val="center"/>
        <w:rPr>
          <w:ins w:id="557" w:author="Guduguntla Shivani" w:date="2025-10-08T11:19:00Z" w16du:dateUtc="2025-10-08T05:49:00Z"/>
          <w:del w:id="558" w:author="Vikas Kori" w:date="2026-01-12T12:55:00Z" w16du:dateUtc="2026-01-12T07:25:00Z"/>
          <w:rFonts w:cstheme="minorHAnsi"/>
          <w:b/>
          <w:bCs/>
          <w:sz w:val="24"/>
          <w:szCs w:val="24"/>
        </w:rPr>
      </w:pPr>
    </w:p>
    <w:p w14:paraId="1F5A3841" w14:textId="77777777" w:rsidR="005C0B3D" w:rsidRPr="001F0B56" w:rsidDel="00256F9F" w:rsidRDefault="005C0B3D" w:rsidP="00A65A60">
      <w:pPr>
        <w:pStyle w:val="ListParagraph"/>
        <w:jc w:val="center"/>
        <w:rPr>
          <w:ins w:id="559" w:author="Guduguntla Shivani" w:date="2025-10-08T11:19:00Z" w16du:dateUtc="2025-10-08T05:49:00Z"/>
          <w:del w:id="560" w:author="Vikas Kori" w:date="2026-01-12T12:55:00Z" w16du:dateUtc="2026-01-12T07:25:00Z"/>
          <w:rFonts w:cstheme="minorHAnsi"/>
          <w:b/>
          <w:bCs/>
          <w:sz w:val="24"/>
          <w:szCs w:val="24"/>
        </w:rPr>
      </w:pPr>
    </w:p>
    <w:p w14:paraId="5711CB42" w14:textId="77777777" w:rsidR="005C0B3D" w:rsidRPr="001F0B56" w:rsidDel="00256F9F" w:rsidRDefault="005C0B3D" w:rsidP="00A65A60">
      <w:pPr>
        <w:pStyle w:val="ListParagraph"/>
        <w:jc w:val="center"/>
        <w:rPr>
          <w:ins w:id="561" w:author="Guduguntla Shivani" w:date="2025-10-08T11:19:00Z" w16du:dateUtc="2025-10-08T05:49:00Z"/>
          <w:del w:id="562" w:author="Vikas Kori" w:date="2026-01-12T12:55:00Z" w16du:dateUtc="2026-01-12T07:25:00Z"/>
          <w:rFonts w:cstheme="minorHAnsi"/>
          <w:b/>
          <w:bCs/>
          <w:sz w:val="24"/>
          <w:szCs w:val="24"/>
        </w:rPr>
      </w:pPr>
    </w:p>
    <w:p w14:paraId="09753C1E" w14:textId="001FBFB5" w:rsidR="005C0B3D" w:rsidRPr="001F0B56" w:rsidDel="00256F9F" w:rsidRDefault="00256F9F">
      <w:pPr>
        <w:rPr>
          <w:ins w:id="563" w:author="Guduguntla Shivani" w:date="2025-10-08T11:19:00Z" w16du:dateUtc="2025-10-08T05:49:00Z"/>
          <w:del w:id="564" w:author="Vikas Kori" w:date="2026-01-12T12:56:00Z" w16du:dateUtc="2026-01-12T07:26:00Z"/>
          <w:rFonts w:cstheme="minorHAnsi"/>
          <w:b/>
          <w:bCs/>
          <w:sz w:val="24"/>
          <w:szCs w:val="24"/>
          <w:rPrChange w:id="565" w:author="Guduguntla Shivani" w:date="2025-10-14T15:47:00Z" w16du:dateUtc="2025-10-14T10:17:00Z">
            <w:rPr>
              <w:ins w:id="566" w:author="Guduguntla Shivani" w:date="2025-10-08T11:19:00Z" w16du:dateUtc="2025-10-08T05:49:00Z"/>
              <w:del w:id="567" w:author="Vikas Kori" w:date="2026-01-12T12:56:00Z" w16du:dateUtc="2026-01-12T07:26:00Z"/>
            </w:rPr>
          </w:rPrChange>
        </w:rPr>
        <w:pPrChange w:id="568" w:author="Guduguntla Shivani" w:date="2025-10-14T15:04:00Z" w16du:dateUtc="2025-10-14T09:34:00Z">
          <w:pPr>
            <w:pStyle w:val="ListParagraph"/>
            <w:jc w:val="center"/>
          </w:pPr>
        </w:pPrChange>
      </w:pPr>
      <w:ins w:id="569" w:author="Vikas Kori" w:date="2026-01-12T12:56:00Z" w16du:dateUtc="2026-01-12T07:26:00Z">
        <w:r>
          <w:rPr>
            <w:rFonts w:cstheme="minorHAnsi"/>
            <w:b/>
            <w:bCs/>
            <w:sz w:val="24"/>
            <w:szCs w:val="24"/>
          </w:rPr>
          <w:tab/>
        </w:r>
        <w:r>
          <w:rPr>
            <w:rFonts w:cstheme="minorHAnsi"/>
            <w:b/>
            <w:bCs/>
            <w:sz w:val="24"/>
            <w:szCs w:val="24"/>
          </w:rPr>
          <w:tab/>
        </w:r>
      </w:ins>
    </w:p>
    <w:p w14:paraId="42B703D8" w14:textId="77777777" w:rsidR="00FF56D4" w:rsidRPr="00256F9F" w:rsidRDefault="00FF56D4">
      <w:pPr>
        <w:rPr>
          <w:ins w:id="570" w:author="Guduguntla Shivani" w:date="2025-10-14T15:05:00Z" w16du:dateUtc="2025-10-14T09:35:00Z"/>
          <w:rFonts w:cstheme="minorHAnsi"/>
          <w:b/>
          <w:bCs/>
          <w:sz w:val="24"/>
          <w:szCs w:val="24"/>
          <w:rPrChange w:id="571" w:author="Vikas Kori" w:date="2026-01-12T12:56:00Z" w16du:dateUtc="2026-01-12T07:26:00Z">
            <w:rPr>
              <w:ins w:id="572" w:author="Guduguntla Shivani" w:date="2025-10-14T15:05:00Z" w16du:dateUtc="2025-10-14T09:35:00Z"/>
            </w:rPr>
          </w:rPrChange>
        </w:rPr>
        <w:pPrChange w:id="573" w:author="Vikas Kori" w:date="2026-01-12T12:56:00Z" w16du:dateUtc="2026-01-12T07:26:00Z">
          <w:pPr>
            <w:pStyle w:val="ListParagraph"/>
            <w:jc w:val="center"/>
          </w:pPr>
        </w:pPrChange>
      </w:pPr>
      <w:ins w:id="574" w:author="Guduguntla Shivani" w:date="2025-10-14T15:05:00Z" w16du:dateUtc="2025-10-14T09:35:00Z">
        <w:r w:rsidRPr="00256F9F">
          <w:rPr>
            <w:rFonts w:cstheme="minorHAnsi"/>
            <w:b/>
            <w:bCs/>
            <w:sz w:val="24"/>
            <w:szCs w:val="24"/>
            <w:rPrChange w:id="575" w:author="Vikas Kori" w:date="2026-01-12T12:56:00Z" w16du:dateUtc="2026-01-12T07:26:00Z">
              <w:rPr/>
            </w:rPrChange>
          </w:rPr>
          <w:t>Section C: Commercial functions</w:t>
        </w:r>
      </w:ins>
    </w:p>
    <w:p w14:paraId="717A8DA4" w14:textId="33094C87" w:rsidR="00FF56D4" w:rsidDel="00256F9F" w:rsidRDefault="00FF56D4" w:rsidP="00FF56D4">
      <w:pPr>
        <w:pStyle w:val="ListParagraph"/>
        <w:tabs>
          <w:tab w:val="left" w:pos="1260"/>
        </w:tabs>
        <w:ind w:left="0"/>
        <w:rPr>
          <w:del w:id="576" w:author="Vikas Kori" w:date="2026-01-12T12:56:00Z" w16du:dateUtc="2026-01-12T07:26:00Z"/>
          <w:rFonts w:cstheme="minorHAnsi"/>
          <w:sz w:val="24"/>
          <w:szCs w:val="24"/>
        </w:rPr>
      </w:pPr>
      <w:ins w:id="577" w:author="Guduguntla Shivani" w:date="2025-10-14T15:05:00Z" w16du:dateUtc="2025-10-14T09:35:00Z">
        <w:r w:rsidRPr="001F0B56">
          <w:rPr>
            <w:rFonts w:cstheme="minorHAnsi"/>
            <w:sz w:val="24"/>
            <w:szCs w:val="24"/>
            <w:lang w:val="en-US"/>
          </w:rPr>
          <w:t>This section is to understand your satisfaction level based on your experience with the attributes related to Bank Guarantee and invoicing</w:t>
        </w:r>
        <w:r w:rsidRPr="001F0B56">
          <w:rPr>
            <w:rFonts w:cstheme="minorHAnsi"/>
            <w:sz w:val="24"/>
            <w:szCs w:val="24"/>
          </w:rPr>
          <w:t>. (SC)</w:t>
        </w:r>
      </w:ins>
    </w:p>
    <w:p w14:paraId="36D28911" w14:textId="77777777" w:rsidR="00256F9F" w:rsidRPr="001F0B56" w:rsidRDefault="00256F9F" w:rsidP="00FF56D4">
      <w:pPr>
        <w:pStyle w:val="ListParagraph"/>
        <w:tabs>
          <w:tab w:val="left" w:pos="1260"/>
        </w:tabs>
        <w:ind w:left="0"/>
        <w:rPr>
          <w:ins w:id="578" w:author="Vikas Kori" w:date="2026-01-12T12:56:00Z" w16du:dateUtc="2026-01-12T07:26:00Z"/>
          <w:rFonts w:cstheme="minorHAnsi"/>
          <w:sz w:val="24"/>
          <w:szCs w:val="24"/>
        </w:rPr>
      </w:pPr>
    </w:p>
    <w:p w14:paraId="69288912" w14:textId="77777777" w:rsidR="00FF56D4" w:rsidRPr="001F0B56" w:rsidRDefault="00FF56D4" w:rsidP="00FF56D4">
      <w:pPr>
        <w:pStyle w:val="ListParagraph"/>
        <w:tabs>
          <w:tab w:val="left" w:pos="1260"/>
        </w:tabs>
        <w:ind w:left="0"/>
        <w:rPr>
          <w:ins w:id="579" w:author="Guduguntla Shivani" w:date="2025-10-14T15:04:00Z" w16du:dateUtc="2025-10-14T09:34:00Z"/>
        </w:rPr>
      </w:pPr>
    </w:p>
    <w:p w14:paraId="0598B1BC" w14:textId="74B4F000" w:rsidR="00FF56D4" w:rsidRDefault="00FF56D4">
      <w:pPr>
        <w:pStyle w:val="ListParagraph"/>
        <w:numPr>
          <w:ilvl w:val="0"/>
          <w:numId w:val="16"/>
        </w:numPr>
        <w:rPr>
          <w:ins w:id="580" w:author="Vikas Kori" w:date="2026-01-12T12:55:00Z" w16du:dateUtc="2026-01-12T07:25:00Z"/>
          <w:rFonts w:cstheme="minorHAnsi"/>
          <w:sz w:val="24"/>
          <w:szCs w:val="24"/>
        </w:rPr>
      </w:pPr>
      <w:ins w:id="581" w:author="Guduguntla Shivani" w:date="2025-10-14T15:05:00Z" w16du:dateUtc="2025-10-14T09:35:00Z">
        <w:r w:rsidRPr="001F0B56">
          <w:rPr>
            <w:rFonts w:cstheme="minorHAnsi"/>
            <w:sz w:val="24"/>
            <w:szCs w:val="24"/>
          </w:rPr>
          <w:t>Accuracy of Payment Security BG calculation provided</w:t>
        </w:r>
      </w:ins>
    </w:p>
    <w:p w14:paraId="1F9B37FC" w14:textId="77777777" w:rsidR="00256F9F" w:rsidRPr="00256F9F" w:rsidRDefault="00256F9F" w:rsidP="00256F9F">
      <w:pPr>
        <w:pStyle w:val="ListParagraph"/>
        <w:numPr>
          <w:ilvl w:val="0"/>
          <w:numId w:val="22"/>
        </w:numPr>
        <w:rPr>
          <w:ins w:id="582" w:author="Vikas Kori" w:date="2026-01-12T12:55:00Z" w16du:dateUtc="2026-01-12T07:25:00Z"/>
          <w:rFonts w:cstheme="minorHAnsi"/>
          <w:sz w:val="24"/>
          <w:szCs w:val="24"/>
        </w:rPr>
      </w:pPr>
      <w:ins w:id="583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Very Unsatisfied</w:t>
        </w:r>
      </w:ins>
    </w:p>
    <w:p w14:paraId="20BF9132" w14:textId="77777777" w:rsidR="00256F9F" w:rsidRPr="00256F9F" w:rsidRDefault="00256F9F" w:rsidP="00256F9F">
      <w:pPr>
        <w:pStyle w:val="ListParagraph"/>
        <w:numPr>
          <w:ilvl w:val="0"/>
          <w:numId w:val="22"/>
        </w:numPr>
        <w:rPr>
          <w:ins w:id="584" w:author="Vikas Kori" w:date="2026-01-12T12:55:00Z" w16du:dateUtc="2026-01-12T07:25:00Z"/>
          <w:rFonts w:cstheme="minorHAnsi"/>
          <w:sz w:val="24"/>
          <w:szCs w:val="24"/>
        </w:rPr>
      </w:pPr>
      <w:ins w:id="585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Unsatisfied</w:t>
        </w:r>
      </w:ins>
    </w:p>
    <w:p w14:paraId="7031EC0D" w14:textId="77777777" w:rsidR="00256F9F" w:rsidRPr="00256F9F" w:rsidRDefault="00256F9F" w:rsidP="00256F9F">
      <w:pPr>
        <w:pStyle w:val="ListParagraph"/>
        <w:numPr>
          <w:ilvl w:val="0"/>
          <w:numId w:val="22"/>
        </w:numPr>
        <w:rPr>
          <w:ins w:id="586" w:author="Vikas Kori" w:date="2026-01-12T12:55:00Z" w16du:dateUtc="2026-01-12T07:25:00Z"/>
          <w:rFonts w:cstheme="minorHAnsi"/>
          <w:sz w:val="24"/>
          <w:szCs w:val="24"/>
        </w:rPr>
      </w:pPr>
      <w:ins w:id="587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Moderately Satisfied</w:t>
        </w:r>
      </w:ins>
    </w:p>
    <w:p w14:paraId="4639941A" w14:textId="77777777" w:rsidR="00256F9F" w:rsidRPr="00256F9F" w:rsidRDefault="00256F9F" w:rsidP="00256F9F">
      <w:pPr>
        <w:pStyle w:val="ListParagraph"/>
        <w:numPr>
          <w:ilvl w:val="0"/>
          <w:numId w:val="22"/>
        </w:numPr>
        <w:rPr>
          <w:ins w:id="588" w:author="Vikas Kori" w:date="2026-01-12T12:55:00Z" w16du:dateUtc="2026-01-12T07:25:00Z"/>
          <w:rFonts w:cstheme="minorHAnsi"/>
          <w:sz w:val="24"/>
          <w:szCs w:val="24"/>
        </w:rPr>
      </w:pPr>
      <w:ins w:id="589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Satisfied</w:t>
        </w:r>
      </w:ins>
    </w:p>
    <w:p w14:paraId="29F37A25" w14:textId="77777777" w:rsidR="00256F9F" w:rsidRPr="00256F9F" w:rsidRDefault="00256F9F" w:rsidP="00256F9F">
      <w:pPr>
        <w:pStyle w:val="ListParagraph"/>
        <w:numPr>
          <w:ilvl w:val="0"/>
          <w:numId w:val="22"/>
        </w:numPr>
        <w:rPr>
          <w:ins w:id="590" w:author="Vikas Kori" w:date="2026-01-12T12:55:00Z" w16du:dateUtc="2026-01-12T07:25:00Z"/>
          <w:rFonts w:cstheme="minorHAnsi"/>
          <w:sz w:val="24"/>
          <w:szCs w:val="24"/>
        </w:rPr>
      </w:pPr>
      <w:ins w:id="591" w:author="Vikas Kori" w:date="2026-01-12T12:55:00Z" w16du:dateUtc="2026-01-12T07:25:00Z">
        <w:r w:rsidRPr="00256F9F">
          <w:rPr>
            <w:rFonts w:cstheme="minorHAnsi"/>
            <w:sz w:val="24"/>
            <w:szCs w:val="24"/>
          </w:rPr>
          <w:t>Very Satisfied</w:t>
        </w:r>
      </w:ins>
    </w:p>
    <w:p w14:paraId="75D35A38" w14:textId="77777777" w:rsidR="00256F9F" w:rsidRPr="001F0B56" w:rsidRDefault="00256F9F">
      <w:pPr>
        <w:pStyle w:val="ListParagraph"/>
        <w:ind w:left="1080"/>
        <w:rPr>
          <w:ins w:id="592" w:author="Guduguntla Shivani" w:date="2025-10-14T15:04:00Z" w16du:dateUtc="2025-10-14T09:34:00Z"/>
          <w:rFonts w:cstheme="minorHAnsi"/>
          <w:sz w:val="24"/>
          <w:szCs w:val="24"/>
        </w:rPr>
        <w:pPrChange w:id="593" w:author="Vikas Kori" w:date="2026-01-12T12:56:00Z" w16du:dateUtc="2026-01-12T07:26:00Z">
          <w:pPr>
            <w:pStyle w:val="ListParagraph"/>
            <w:numPr>
              <w:numId w:val="15"/>
            </w:numPr>
            <w:ind w:left="360" w:hanging="360"/>
          </w:pPr>
        </w:pPrChange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6D4" w:rsidRPr="001F0B56" w:rsidDel="00256F9F" w14:paraId="229315D5" w14:textId="0D6FB06A" w:rsidTr="00645B69">
        <w:trPr>
          <w:ins w:id="594" w:author="Guduguntla Shivani" w:date="2025-10-14T15:04:00Z"/>
          <w:del w:id="595" w:author="Vikas Kori" w:date="2026-01-12T12:56:00Z"/>
        </w:trPr>
        <w:tc>
          <w:tcPr>
            <w:tcW w:w="2016" w:type="dxa"/>
          </w:tcPr>
          <w:p w14:paraId="4DE7352A" w14:textId="39DDA5C9" w:rsidR="00FF56D4" w:rsidRPr="001F0B56" w:rsidDel="00256F9F" w:rsidRDefault="00FF56D4" w:rsidP="00645B69">
            <w:pPr>
              <w:jc w:val="center"/>
              <w:rPr>
                <w:ins w:id="596" w:author="Guduguntla Shivani" w:date="2025-10-14T15:04:00Z" w16du:dateUtc="2025-10-14T09:34:00Z"/>
                <w:del w:id="597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598" w:author="Guduguntla Shivani" w:date="2025-10-14T15:04:00Z" w16du:dateUtc="2025-10-14T09:34:00Z">
              <w:del w:id="599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39EF6B1E" w14:textId="086003DD" w:rsidR="00FF56D4" w:rsidRPr="001F0B56" w:rsidDel="00256F9F" w:rsidRDefault="00FF56D4" w:rsidP="00645B69">
            <w:pPr>
              <w:jc w:val="center"/>
              <w:rPr>
                <w:ins w:id="600" w:author="Guduguntla Shivani" w:date="2025-10-14T15:04:00Z" w16du:dateUtc="2025-10-14T09:34:00Z"/>
                <w:del w:id="601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02" w:author="Guduguntla Shivani" w:date="2025-10-14T15:04:00Z" w16du:dateUtc="2025-10-14T09:34:00Z">
              <w:del w:id="603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30ED3617" w14:textId="7AD8ADB9" w:rsidR="00FF56D4" w:rsidRPr="001F0B56" w:rsidDel="00256F9F" w:rsidRDefault="00FF56D4" w:rsidP="00645B69">
            <w:pPr>
              <w:jc w:val="center"/>
              <w:rPr>
                <w:ins w:id="604" w:author="Guduguntla Shivani" w:date="2025-10-14T15:04:00Z" w16du:dateUtc="2025-10-14T09:34:00Z"/>
                <w:del w:id="605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06" w:author="Guduguntla Shivani" w:date="2025-10-14T15:04:00Z" w16du:dateUtc="2025-10-14T09:34:00Z">
              <w:del w:id="607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1740E22E" w14:textId="034AB711" w:rsidR="00FF56D4" w:rsidRPr="001F0B56" w:rsidDel="00256F9F" w:rsidRDefault="00FF56D4" w:rsidP="00645B69">
            <w:pPr>
              <w:jc w:val="center"/>
              <w:rPr>
                <w:ins w:id="608" w:author="Guduguntla Shivani" w:date="2025-10-14T15:04:00Z" w16du:dateUtc="2025-10-14T09:34:00Z"/>
                <w:del w:id="609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10" w:author="Guduguntla Shivani" w:date="2025-10-14T15:04:00Z" w16du:dateUtc="2025-10-14T09:34:00Z">
              <w:del w:id="611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2F31BFAD" w14:textId="788124DA" w:rsidR="00FF56D4" w:rsidRPr="001F0B56" w:rsidDel="00256F9F" w:rsidRDefault="00FF56D4" w:rsidP="00645B69">
            <w:pPr>
              <w:jc w:val="center"/>
              <w:rPr>
                <w:ins w:id="612" w:author="Guduguntla Shivani" w:date="2025-10-14T15:04:00Z" w16du:dateUtc="2025-10-14T09:34:00Z"/>
                <w:del w:id="613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14" w:author="Guduguntla Shivani" w:date="2025-10-14T15:04:00Z" w16du:dateUtc="2025-10-14T09:34:00Z">
              <w:del w:id="615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FF56D4" w:rsidRPr="001F0B56" w:rsidDel="00256F9F" w14:paraId="1E063181" w14:textId="12E580A6" w:rsidTr="00645B69">
        <w:trPr>
          <w:ins w:id="616" w:author="Guduguntla Shivani" w:date="2025-10-14T15:04:00Z"/>
          <w:del w:id="617" w:author="Vikas Kori" w:date="2026-01-12T12:56:00Z"/>
        </w:trPr>
        <w:tc>
          <w:tcPr>
            <w:tcW w:w="2016" w:type="dxa"/>
            <w:vAlign w:val="center"/>
          </w:tcPr>
          <w:p w14:paraId="7FB958E1" w14:textId="06FA47B4" w:rsidR="00FF56D4" w:rsidRPr="001F0B56" w:rsidDel="00256F9F" w:rsidRDefault="00FF56D4" w:rsidP="00645B69">
            <w:pPr>
              <w:jc w:val="center"/>
              <w:rPr>
                <w:ins w:id="618" w:author="Guduguntla Shivani" w:date="2025-10-14T15:04:00Z" w16du:dateUtc="2025-10-14T09:34:00Z"/>
                <w:del w:id="619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20" w:author="Guduguntla Shivani" w:date="2025-10-14T15:04:00Z" w16du:dateUtc="2025-10-14T09:34:00Z">
              <w:del w:id="621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4939B0A" w14:textId="13F5A961" w:rsidR="00FF56D4" w:rsidRPr="001F0B56" w:rsidDel="00256F9F" w:rsidRDefault="00FF56D4" w:rsidP="00645B69">
            <w:pPr>
              <w:jc w:val="center"/>
              <w:rPr>
                <w:ins w:id="622" w:author="Guduguntla Shivani" w:date="2025-10-14T15:04:00Z" w16du:dateUtc="2025-10-14T09:34:00Z"/>
                <w:del w:id="623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24" w:author="Guduguntla Shivani" w:date="2025-10-14T15:04:00Z" w16du:dateUtc="2025-10-14T09:34:00Z">
              <w:del w:id="625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DAF864E" w14:textId="1F6DBD39" w:rsidR="00FF56D4" w:rsidRPr="001F0B56" w:rsidDel="00256F9F" w:rsidRDefault="00FF56D4" w:rsidP="00645B69">
            <w:pPr>
              <w:jc w:val="center"/>
              <w:rPr>
                <w:ins w:id="626" w:author="Guduguntla Shivani" w:date="2025-10-14T15:04:00Z" w16du:dateUtc="2025-10-14T09:34:00Z"/>
                <w:del w:id="627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28" w:author="Guduguntla Shivani" w:date="2025-10-14T15:04:00Z" w16du:dateUtc="2025-10-14T09:34:00Z">
              <w:del w:id="629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41C0369A" w14:textId="51C258EE" w:rsidR="00FF56D4" w:rsidRPr="001F0B56" w:rsidDel="00256F9F" w:rsidRDefault="00FF56D4" w:rsidP="00645B69">
            <w:pPr>
              <w:jc w:val="center"/>
              <w:rPr>
                <w:ins w:id="630" w:author="Guduguntla Shivani" w:date="2025-10-14T15:04:00Z" w16du:dateUtc="2025-10-14T09:34:00Z"/>
                <w:del w:id="631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32" w:author="Guduguntla Shivani" w:date="2025-10-14T15:04:00Z" w16du:dateUtc="2025-10-14T09:34:00Z">
              <w:del w:id="633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5FB8ABD" w14:textId="0474E0EC" w:rsidR="00FF56D4" w:rsidRPr="001F0B56" w:rsidDel="00256F9F" w:rsidRDefault="00FF56D4" w:rsidP="00645B69">
            <w:pPr>
              <w:jc w:val="center"/>
              <w:rPr>
                <w:ins w:id="634" w:author="Guduguntla Shivani" w:date="2025-10-14T15:04:00Z" w16du:dateUtc="2025-10-14T09:34:00Z"/>
                <w:del w:id="635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36" w:author="Guduguntla Shivani" w:date="2025-10-14T15:04:00Z" w16du:dateUtc="2025-10-14T09:34:00Z">
              <w:del w:id="637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6EA5E838" w14:textId="77777777" w:rsidR="00FF56D4" w:rsidRPr="001F0B56" w:rsidRDefault="00FF56D4" w:rsidP="00FF56D4">
      <w:pPr>
        <w:pStyle w:val="ListParagraph"/>
        <w:tabs>
          <w:tab w:val="left" w:pos="1260"/>
        </w:tabs>
        <w:ind w:left="0"/>
        <w:rPr>
          <w:ins w:id="638" w:author="Guduguntla Shivani" w:date="2025-10-14T15:04:00Z" w16du:dateUtc="2025-10-14T09:34:00Z"/>
        </w:rPr>
      </w:pPr>
    </w:p>
    <w:p w14:paraId="6DCA9BAF" w14:textId="5C749207" w:rsidR="00FF56D4" w:rsidRPr="00256F9F" w:rsidRDefault="00FF56D4">
      <w:pPr>
        <w:pStyle w:val="ListParagraph"/>
        <w:numPr>
          <w:ilvl w:val="0"/>
          <w:numId w:val="16"/>
        </w:numPr>
        <w:rPr>
          <w:ins w:id="639" w:author="Vikas Kori" w:date="2026-01-12T12:56:00Z" w16du:dateUtc="2026-01-12T07:26:00Z"/>
          <w:rFonts w:cstheme="minorHAnsi"/>
          <w:sz w:val="24"/>
          <w:szCs w:val="24"/>
          <w:lang w:val="en-US"/>
          <w:rPrChange w:id="640" w:author="Vikas Kori" w:date="2026-01-12T12:56:00Z" w16du:dateUtc="2026-01-12T07:26:00Z">
            <w:rPr>
              <w:ins w:id="641" w:author="Vikas Kori" w:date="2026-01-12T12:56:00Z" w16du:dateUtc="2026-01-12T07:26:00Z"/>
              <w:rFonts w:cstheme="minorHAnsi"/>
              <w:sz w:val="24"/>
              <w:szCs w:val="24"/>
            </w:rPr>
          </w:rPrChange>
        </w:rPr>
      </w:pPr>
      <w:ins w:id="642" w:author="Guduguntla Shivani" w:date="2025-10-14T15:06:00Z" w16du:dateUtc="2025-10-14T09:36:00Z">
        <w:r w:rsidRPr="001F0B56">
          <w:rPr>
            <w:rFonts w:cstheme="minorHAnsi"/>
            <w:sz w:val="24"/>
            <w:szCs w:val="24"/>
          </w:rPr>
          <w:t>Timely sharing of invoices</w:t>
        </w:r>
      </w:ins>
    </w:p>
    <w:p w14:paraId="7676845D" w14:textId="77777777" w:rsidR="00256F9F" w:rsidRPr="00256F9F" w:rsidRDefault="00256F9F" w:rsidP="00256F9F">
      <w:pPr>
        <w:pStyle w:val="ListParagraph"/>
        <w:ind w:left="360"/>
        <w:rPr>
          <w:ins w:id="643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644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Very Unsatisfied</w:t>
        </w:r>
      </w:ins>
    </w:p>
    <w:p w14:paraId="3BC0DA2C" w14:textId="77777777" w:rsidR="00256F9F" w:rsidRPr="00256F9F" w:rsidRDefault="00256F9F" w:rsidP="00256F9F">
      <w:pPr>
        <w:pStyle w:val="ListParagraph"/>
        <w:ind w:left="360"/>
        <w:rPr>
          <w:ins w:id="645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646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Unsatisfied</w:t>
        </w:r>
      </w:ins>
    </w:p>
    <w:p w14:paraId="707EA385" w14:textId="77777777" w:rsidR="00256F9F" w:rsidRPr="00256F9F" w:rsidRDefault="00256F9F" w:rsidP="00256F9F">
      <w:pPr>
        <w:pStyle w:val="ListParagraph"/>
        <w:ind w:left="360"/>
        <w:rPr>
          <w:ins w:id="647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648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Moderately Satisfied</w:t>
        </w:r>
      </w:ins>
    </w:p>
    <w:p w14:paraId="455427D7" w14:textId="77777777" w:rsidR="00256F9F" w:rsidRPr="00256F9F" w:rsidRDefault="00256F9F" w:rsidP="00256F9F">
      <w:pPr>
        <w:pStyle w:val="ListParagraph"/>
        <w:ind w:left="360"/>
        <w:rPr>
          <w:ins w:id="649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650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Satisfied</w:t>
        </w:r>
      </w:ins>
    </w:p>
    <w:p w14:paraId="04F070DA" w14:textId="48894D21" w:rsidR="00256F9F" w:rsidRPr="001F0B56" w:rsidRDefault="00256F9F">
      <w:pPr>
        <w:pStyle w:val="ListParagraph"/>
        <w:ind w:left="360"/>
        <w:rPr>
          <w:ins w:id="651" w:author="Guduguntla Shivani" w:date="2025-10-14T15:04:00Z" w16du:dateUtc="2025-10-14T09:34:00Z"/>
          <w:rFonts w:cstheme="minorHAnsi"/>
          <w:sz w:val="24"/>
          <w:szCs w:val="24"/>
          <w:lang w:val="en-US"/>
        </w:rPr>
        <w:pPrChange w:id="652" w:author="Vikas Kori" w:date="2026-01-12T12:56:00Z" w16du:dateUtc="2026-01-12T07:26:00Z">
          <w:pPr>
            <w:pStyle w:val="ListParagraph"/>
            <w:numPr>
              <w:numId w:val="15"/>
            </w:numPr>
            <w:ind w:left="360" w:hanging="360"/>
          </w:pPr>
        </w:pPrChange>
      </w:pPr>
      <w:ins w:id="653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6D4" w:rsidRPr="001F0B56" w:rsidDel="00256F9F" w14:paraId="2FBC1C59" w14:textId="169DCFFD" w:rsidTr="00645B69">
        <w:trPr>
          <w:ins w:id="654" w:author="Guduguntla Shivani" w:date="2025-10-14T15:04:00Z"/>
          <w:del w:id="655" w:author="Vikas Kori" w:date="2026-01-12T12:56:00Z"/>
        </w:trPr>
        <w:tc>
          <w:tcPr>
            <w:tcW w:w="2016" w:type="dxa"/>
          </w:tcPr>
          <w:p w14:paraId="10C385C8" w14:textId="62BBA7E1" w:rsidR="00FF56D4" w:rsidRPr="001F0B56" w:rsidDel="00256F9F" w:rsidRDefault="00FF56D4" w:rsidP="00645B69">
            <w:pPr>
              <w:jc w:val="center"/>
              <w:rPr>
                <w:ins w:id="656" w:author="Guduguntla Shivani" w:date="2025-10-14T15:04:00Z" w16du:dateUtc="2025-10-14T09:34:00Z"/>
                <w:del w:id="657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58" w:author="Guduguntla Shivani" w:date="2025-10-14T15:04:00Z" w16du:dateUtc="2025-10-14T09:34:00Z">
              <w:del w:id="659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37F01137" w14:textId="0E2C0052" w:rsidR="00FF56D4" w:rsidRPr="001F0B56" w:rsidDel="00256F9F" w:rsidRDefault="00FF56D4" w:rsidP="00645B69">
            <w:pPr>
              <w:jc w:val="center"/>
              <w:rPr>
                <w:ins w:id="660" w:author="Guduguntla Shivani" w:date="2025-10-14T15:04:00Z" w16du:dateUtc="2025-10-14T09:34:00Z"/>
                <w:del w:id="661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62" w:author="Guduguntla Shivani" w:date="2025-10-14T15:04:00Z" w16du:dateUtc="2025-10-14T09:34:00Z">
              <w:del w:id="663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0FD1305E" w14:textId="43D4FBEE" w:rsidR="00FF56D4" w:rsidRPr="001F0B56" w:rsidDel="00256F9F" w:rsidRDefault="00FF56D4" w:rsidP="00645B69">
            <w:pPr>
              <w:jc w:val="center"/>
              <w:rPr>
                <w:ins w:id="664" w:author="Guduguntla Shivani" w:date="2025-10-14T15:04:00Z" w16du:dateUtc="2025-10-14T09:34:00Z"/>
                <w:del w:id="665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66" w:author="Guduguntla Shivani" w:date="2025-10-14T15:04:00Z" w16du:dateUtc="2025-10-14T09:34:00Z">
              <w:del w:id="667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67394144" w14:textId="725733F9" w:rsidR="00FF56D4" w:rsidRPr="001F0B56" w:rsidDel="00256F9F" w:rsidRDefault="00FF56D4" w:rsidP="00645B69">
            <w:pPr>
              <w:jc w:val="center"/>
              <w:rPr>
                <w:ins w:id="668" w:author="Guduguntla Shivani" w:date="2025-10-14T15:04:00Z" w16du:dateUtc="2025-10-14T09:34:00Z"/>
                <w:del w:id="669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70" w:author="Guduguntla Shivani" w:date="2025-10-14T15:04:00Z" w16du:dateUtc="2025-10-14T09:34:00Z">
              <w:del w:id="671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1A89B39C" w14:textId="24DEE903" w:rsidR="00FF56D4" w:rsidRPr="001F0B56" w:rsidDel="00256F9F" w:rsidRDefault="00FF56D4" w:rsidP="00645B69">
            <w:pPr>
              <w:jc w:val="center"/>
              <w:rPr>
                <w:ins w:id="672" w:author="Guduguntla Shivani" w:date="2025-10-14T15:04:00Z" w16du:dateUtc="2025-10-14T09:34:00Z"/>
                <w:del w:id="673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74" w:author="Guduguntla Shivani" w:date="2025-10-14T15:04:00Z" w16du:dateUtc="2025-10-14T09:34:00Z">
              <w:del w:id="675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FF56D4" w:rsidRPr="001F0B56" w:rsidDel="00256F9F" w14:paraId="3F4A916E" w14:textId="1DF4B2EF" w:rsidTr="00645B69">
        <w:trPr>
          <w:ins w:id="676" w:author="Guduguntla Shivani" w:date="2025-10-14T15:04:00Z"/>
          <w:del w:id="677" w:author="Vikas Kori" w:date="2026-01-12T12:56:00Z"/>
        </w:trPr>
        <w:tc>
          <w:tcPr>
            <w:tcW w:w="2016" w:type="dxa"/>
            <w:vAlign w:val="center"/>
          </w:tcPr>
          <w:p w14:paraId="5E985068" w14:textId="376CD645" w:rsidR="00FF56D4" w:rsidRPr="001F0B56" w:rsidDel="00256F9F" w:rsidRDefault="00FF56D4" w:rsidP="00645B69">
            <w:pPr>
              <w:jc w:val="center"/>
              <w:rPr>
                <w:ins w:id="678" w:author="Guduguntla Shivani" w:date="2025-10-14T15:04:00Z" w16du:dateUtc="2025-10-14T09:34:00Z"/>
                <w:del w:id="679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80" w:author="Guduguntla Shivani" w:date="2025-10-14T15:04:00Z" w16du:dateUtc="2025-10-14T09:34:00Z">
              <w:del w:id="681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45189F7" w14:textId="6DC079D8" w:rsidR="00FF56D4" w:rsidRPr="001F0B56" w:rsidDel="00256F9F" w:rsidRDefault="00FF56D4" w:rsidP="00645B69">
            <w:pPr>
              <w:jc w:val="center"/>
              <w:rPr>
                <w:ins w:id="682" w:author="Guduguntla Shivani" w:date="2025-10-14T15:04:00Z" w16du:dateUtc="2025-10-14T09:34:00Z"/>
                <w:del w:id="683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84" w:author="Guduguntla Shivani" w:date="2025-10-14T15:04:00Z" w16du:dateUtc="2025-10-14T09:34:00Z">
              <w:del w:id="685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7267697" w14:textId="42BF0298" w:rsidR="00FF56D4" w:rsidRPr="001F0B56" w:rsidDel="00256F9F" w:rsidRDefault="00FF56D4" w:rsidP="00645B69">
            <w:pPr>
              <w:jc w:val="center"/>
              <w:rPr>
                <w:ins w:id="686" w:author="Guduguntla Shivani" w:date="2025-10-14T15:04:00Z" w16du:dateUtc="2025-10-14T09:34:00Z"/>
                <w:del w:id="687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88" w:author="Guduguntla Shivani" w:date="2025-10-14T15:04:00Z" w16du:dateUtc="2025-10-14T09:34:00Z">
              <w:del w:id="689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39A038A0" w14:textId="2B228294" w:rsidR="00FF56D4" w:rsidRPr="001F0B56" w:rsidDel="00256F9F" w:rsidRDefault="00FF56D4" w:rsidP="00645B69">
            <w:pPr>
              <w:jc w:val="center"/>
              <w:rPr>
                <w:ins w:id="690" w:author="Guduguntla Shivani" w:date="2025-10-14T15:04:00Z" w16du:dateUtc="2025-10-14T09:34:00Z"/>
                <w:del w:id="691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92" w:author="Guduguntla Shivani" w:date="2025-10-14T15:04:00Z" w16du:dateUtc="2025-10-14T09:34:00Z">
              <w:del w:id="693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2A92DB0" w14:textId="0024C70B" w:rsidR="00FF56D4" w:rsidRPr="001F0B56" w:rsidDel="00256F9F" w:rsidRDefault="00FF56D4" w:rsidP="00645B69">
            <w:pPr>
              <w:jc w:val="center"/>
              <w:rPr>
                <w:ins w:id="694" w:author="Guduguntla Shivani" w:date="2025-10-14T15:04:00Z" w16du:dateUtc="2025-10-14T09:34:00Z"/>
                <w:del w:id="695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696" w:author="Guduguntla Shivani" w:date="2025-10-14T15:04:00Z" w16du:dateUtc="2025-10-14T09:34:00Z">
              <w:del w:id="697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2AB9F04B" w14:textId="77777777" w:rsidR="00FF56D4" w:rsidRPr="001F0B56" w:rsidRDefault="00FF56D4" w:rsidP="00FF56D4">
      <w:pPr>
        <w:spacing w:after="0"/>
        <w:rPr>
          <w:ins w:id="698" w:author="Guduguntla Shivani" w:date="2025-10-14T15:04:00Z" w16du:dateUtc="2025-10-14T09:34:00Z"/>
          <w:rFonts w:cstheme="minorHAnsi"/>
          <w:sz w:val="24"/>
          <w:szCs w:val="24"/>
        </w:rPr>
      </w:pPr>
    </w:p>
    <w:p w14:paraId="3A444417" w14:textId="27E9DF1A" w:rsidR="00FF56D4" w:rsidRPr="00256F9F" w:rsidRDefault="00FF56D4">
      <w:pPr>
        <w:pStyle w:val="ListParagraph"/>
        <w:numPr>
          <w:ilvl w:val="0"/>
          <w:numId w:val="16"/>
        </w:numPr>
        <w:rPr>
          <w:ins w:id="699" w:author="Vikas Kori" w:date="2026-01-12T12:56:00Z" w16du:dateUtc="2026-01-12T07:26:00Z"/>
          <w:rFonts w:cstheme="minorHAnsi"/>
          <w:sz w:val="24"/>
          <w:szCs w:val="24"/>
          <w:lang w:val="en-US"/>
          <w:rPrChange w:id="700" w:author="Vikas Kori" w:date="2026-01-12T12:56:00Z" w16du:dateUtc="2026-01-12T07:26:00Z">
            <w:rPr>
              <w:ins w:id="701" w:author="Vikas Kori" w:date="2026-01-12T12:56:00Z" w16du:dateUtc="2026-01-12T07:26:00Z"/>
              <w:rFonts w:cstheme="minorHAnsi"/>
              <w:sz w:val="24"/>
              <w:szCs w:val="24"/>
            </w:rPr>
          </w:rPrChange>
        </w:rPr>
      </w:pPr>
      <w:ins w:id="702" w:author="Guduguntla Shivani" w:date="2025-10-14T15:06:00Z" w16du:dateUtc="2025-10-14T09:36:00Z">
        <w:r w:rsidRPr="001F0B56">
          <w:rPr>
            <w:rFonts w:cstheme="minorHAnsi"/>
            <w:sz w:val="24"/>
            <w:szCs w:val="24"/>
          </w:rPr>
          <w:t>Completeness of documentation with invoice</w:t>
        </w:r>
      </w:ins>
    </w:p>
    <w:p w14:paraId="59D78D58" w14:textId="77777777" w:rsidR="00256F9F" w:rsidRPr="00256F9F" w:rsidRDefault="00256F9F" w:rsidP="00256F9F">
      <w:pPr>
        <w:pStyle w:val="ListParagraph"/>
        <w:numPr>
          <w:ilvl w:val="0"/>
          <w:numId w:val="23"/>
        </w:numPr>
        <w:rPr>
          <w:ins w:id="703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704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Very Unsatisfied</w:t>
        </w:r>
      </w:ins>
    </w:p>
    <w:p w14:paraId="3D56622A" w14:textId="77777777" w:rsidR="00256F9F" w:rsidRPr="00256F9F" w:rsidRDefault="00256F9F" w:rsidP="00256F9F">
      <w:pPr>
        <w:pStyle w:val="ListParagraph"/>
        <w:numPr>
          <w:ilvl w:val="0"/>
          <w:numId w:val="23"/>
        </w:numPr>
        <w:rPr>
          <w:ins w:id="705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706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Unsatisfied</w:t>
        </w:r>
      </w:ins>
    </w:p>
    <w:p w14:paraId="3600CAB6" w14:textId="77777777" w:rsidR="00256F9F" w:rsidRPr="00256F9F" w:rsidRDefault="00256F9F" w:rsidP="00256F9F">
      <w:pPr>
        <w:pStyle w:val="ListParagraph"/>
        <w:numPr>
          <w:ilvl w:val="0"/>
          <w:numId w:val="23"/>
        </w:numPr>
        <w:rPr>
          <w:ins w:id="707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708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Moderately Satisfied</w:t>
        </w:r>
      </w:ins>
    </w:p>
    <w:p w14:paraId="576D7FB5" w14:textId="77777777" w:rsidR="00256F9F" w:rsidRPr="00256F9F" w:rsidRDefault="00256F9F" w:rsidP="00256F9F">
      <w:pPr>
        <w:pStyle w:val="ListParagraph"/>
        <w:numPr>
          <w:ilvl w:val="0"/>
          <w:numId w:val="23"/>
        </w:numPr>
        <w:rPr>
          <w:ins w:id="709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710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Satisfied</w:t>
        </w:r>
      </w:ins>
    </w:p>
    <w:p w14:paraId="747ADCB2" w14:textId="31E97DF9" w:rsidR="00256F9F" w:rsidRPr="00256F9F" w:rsidRDefault="00256F9F">
      <w:pPr>
        <w:pStyle w:val="ListParagraph"/>
        <w:numPr>
          <w:ilvl w:val="0"/>
          <w:numId w:val="23"/>
        </w:numPr>
        <w:rPr>
          <w:ins w:id="711" w:author="Guduguntla Shivani" w:date="2025-10-14T15:04:00Z" w16du:dateUtc="2025-10-14T09:34:00Z"/>
          <w:rFonts w:cstheme="minorHAnsi"/>
          <w:sz w:val="24"/>
          <w:szCs w:val="24"/>
          <w:lang w:val="en-US"/>
          <w:rPrChange w:id="712" w:author="Vikas Kori" w:date="2026-01-12T12:56:00Z" w16du:dateUtc="2026-01-12T07:26:00Z">
            <w:rPr>
              <w:ins w:id="713" w:author="Guduguntla Shivani" w:date="2025-10-14T15:04:00Z" w16du:dateUtc="2025-10-14T09:34:00Z"/>
              <w:lang w:val="en-US"/>
            </w:rPr>
          </w:rPrChange>
        </w:rPr>
        <w:pPrChange w:id="714" w:author="Vikas Kori" w:date="2026-01-12T12:56:00Z" w16du:dateUtc="2026-01-12T07:26:00Z">
          <w:pPr>
            <w:pStyle w:val="ListParagraph"/>
            <w:numPr>
              <w:numId w:val="15"/>
            </w:numPr>
            <w:ind w:left="360" w:hanging="360"/>
          </w:pPr>
        </w:pPrChange>
      </w:pPr>
      <w:ins w:id="715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6D4" w:rsidRPr="001F0B56" w:rsidDel="00256F9F" w14:paraId="1172B317" w14:textId="0FD7FD7E" w:rsidTr="00645B69">
        <w:trPr>
          <w:ins w:id="716" w:author="Guduguntla Shivani" w:date="2025-10-14T15:04:00Z"/>
          <w:del w:id="717" w:author="Vikas Kori" w:date="2026-01-12T12:56:00Z"/>
        </w:trPr>
        <w:tc>
          <w:tcPr>
            <w:tcW w:w="2016" w:type="dxa"/>
          </w:tcPr>
          <w:p w14:paraId="67F4EDD6" w14:textId="554EB775" w:rsidR="00FF56D4" w:rsidRPr="001F0B56" w:rsidDel="00256F9F" w:rsidRDefault="00FF56D4" w:rsidP="00645B69">
            <w:pPr>
              <w:jc w:val="center"/>
              <w:rPr>
                <w:ins w:id="718" w:author="Guduguntla Shivani" w:date="2025-10-14T15:04:00Z" w16du:dateUtc="2025-10-14T09:34:00Z"/>
                <w:del w:id="719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20" w:author="Guduguntla Shivani" w:date="2025-10-14T15:04:00Z" w16du:dateUtc="2025-10-14T09:34:00Z">
              <w:del w:id="721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3A550F85" w14:textId="18A0F5B8" w:rsidR="00FF56D4" w:rsidRPr="001F0B56" w:rsidDel="00256F9F" w:rsidRDefault="00FF56D4" w:rsidP="00645B69">
            <w:pPr>
              <w:jc w:val="center"/>
              <w:rPr>
                <w:ins w:id="722" w:author="Guduguntla Shivani" w:date="2025-10-14T15:04:00Z" w16du:dateUtc="2025-10-14T09:34:00Z"/>
                <w:del w:id="723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24" w:author="Guduguntla Shivani" w:date="2025-10-14T15:04:00Z" w16du:dateUtc="2025-10-14T09:34:00Z">
              <w:del w:id="725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6C4146EB" w14:textId="6C008832" w:rsidR="00FF56D4" w:rsidRPr="001F0B56" w:rsidDel="00256F9F" w:rsidRDefault="00FF56D4" w:rsidP="00645B69">
            <w:pPr>
              <w:jc w:val="center"/>
              <w:rPr>
                <w:ins w:id="726" w:author="Guduguntla Shivani" w:date="2025-10-14T15:04:00Z" w16du:dateUtc="2025-10-14T09:34:00Z"/>
                <w:del w:id="727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28" w:author="Guduguntla Shivani" w:date="2025-10-14T15:04:00Z" w16du:dateUtc="2025-10-14T09:34:00Z">
              <w:del w:id="729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1F4A8AE7" w14:textId="2438FFBA" w:rsidR="00FF56D4" w:rsidRPr="001F0B56" w:rsidDel="00256F9F" w:rsidRDefault="00FF56D4" w:rsidP="00645B69">
            <w:pPr>
              <w:jc w:val="center"/>
              <w:rPr>
                <w:ins w:id="730" w:author="Guduguntla Shivani" w:date="2025-10-14T15:04:00Z" w16du:dateUtc="2025-10-14T09:34:00Z"/>
                <w:del w:id="731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32" w:author="Guduguntla Shivani" w:date="2025-10-14T15:04:00Z" w16du:dateUtc="2025-10-14T09:34:00Z">
              <w:del w:id="733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09BF7831" w14:textId="468FA5C9" w:rsidR="00FF56D4" w:rsidRPr="001F0B56" w:rsidDel="00256F9F" w:rsidRDefault="00FF56D4" w:rsidP="00645B69">
            <w:pPr>
              <w:jc w:val="center"/>
              <w:rPr>
                <w:ins w:id="734" w:author="Guduguntla Shivani" w:date="2025-10-14T15:04:00Z" w16du:dateUtc="2025-10-14T09:34:00Z"/>
                <w:del w:id="735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36" w:author="Guduguntla Shivani" w:date="2025-10-14T15:04:00Z" w16du:dateUtc="2025-10-14T09:34:00Z">
              <w:del w:id="737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FF56D4" w:rsidRPr="001F0B56" w:rsidDel="00256F9F" w14:paraId="5EAC0AC5" w14:textId="3792B219" w:rsidTr="00645B69">
        <w:trPr>
          <w:ins w:id="738" w:author="Guduguntla Shivani" w:date="2025-10-14T15:04:00Z"/>
          <w:del w:id="739" w:author="Vikas Kori" w:date="2026-01-12T12:56:00Z"/>
        </w:trPr>
        <w:tc>
          <w:tcPr>
            <w:tcW w:w="2016" w:type="dxa"/>
            <w:vAlign w:val="center"/>
          </w:tcPr>
          <w:p w14:paraId="784D312D" w14:textId="5136F5F6" w:rsidR="00FF56D4" w:rsidRPr="001F0B56" w:rsidDel="00256F9F" w:rsidRDefault="00FF56D4" w:rsidP="00645B69">
            <w:pPr>
              <w:jc w:val="center"/>
              <w:rPr>
                <w:ins w:id="740" w:author="Guduguntla Shivani" w:date="2025-10-14T15:04:00Z" w16du:dateUtc="2025-10-14T09:34:00Z"/>
                <w:del w:id="741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42" w:author="Guduguntla Shivani" w:date="2025-10-14T15:04:00Z" w16du:dateUtc="2025-10-14T09:34:00Z">
              <w:del w:id="743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4464718D" w14:textId="00D109DC" w:rsidR="00FF56D4" w:rsidRPr="001F0B56" w:rsidDel="00256F9F" w:rsidRDefault="00FF56D4" w:rsidP="00645B69">
            <w:pPr>
              <w:jc w:val="center"/>
              <w:rPr>
                <w:ins w:id="744" w:author="Guduguntla Shivani" w:date="2025-10-14T15:04:00Z" w16du:dateUtc="2025-10-14T09:34:00Z"/>
                <w:del w:id="745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46" w:author="Guduguntla Shivani" w:date="2025-10-14T15:04:00Z" w16du:dateUtc="2025-10-14T09:34:00Z">
              <w:del w:id="747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C64FEC5" w14:textId="6FC09766" w:rsidR="00FF56D4" w:rsidRPr="001F0B56" w:rsidDel="00256F9F" w:rsidRDefault="00FF56D4" w:rsidP="00645B69">
            <w:pPr>
              <w:jc w:val="center"/>
              <w:rPr>
                <w:ins w:id="748" w:author="Guduguntla Shivani" w:date="2025-10-14T15:04:00Z" w16du:dateUtc="2025-10-14T09:34:00Z"/>
                <w:del w:id="749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50" w:author="Guduguntla Shivani" w:date="2025-10-14T15:04:00Z" w16du:dateUtc="2025-10-14T09:34:00Z">
              <w:del w:id="751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98EAF86" w14:textId="3CD695E1" w:rsidR="00FF56D4" w:rsidRPr="001F0B56" w:rsidDel="00256F9F" w:rsidRDefault="00FF56D4" w:rsidP="00645B69">
            <w:pPr>
              <w:jc w:val="center"/>
              <w:rPr>
                <w:ins w:id="752" w:author="Guduguntla Shivani" w:date="2025-10-14T15:04:00Z" w16du:dateUtc="2025-10-14T09:34:00Z"/>
                <w:del w:id="753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54" w:author="Guduguntla Shivani" w:date="2025-10-14T15:04:00Z" w16du:dateUtc="2025-10-14T09:34:00Z">
              <w:del w:id="755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1F066FE" w14:textId="419977B8" w:rsidR="00FF56D4" w:rsidRPr="001F0B56" w:rsidDel="00256F9F" w:rsidRDefault="00FF56D4" w:rsidP="00645B69">
            <w:pPr>
              <w:jc w:val="center"/>
              <w:rPr>
                <w:ins w:id="756" w:author="Guduguntla Shivani" w:date="2025-10-14T15:04:00Z" w16du:dateUtc="2025-10-14T09:34:00Z"/>
                <w:del w:id="757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58" w:author="Guduguntla Shivani" w:date="2025-10-14T15:04:00Z" w16du:dateUtc="2025-10-14T09:34:00Z">
              <w:del w:id="759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09260202" w14:textId="77777777" w:rsidR="00FF56D4" w:rsidRPr="001F0B56" w:rsidRDefault="00FF56D4" w:rsidP="00FF56D4">
      <w:pPr>
        <w:spacing w:after="0"/>
        <w:rPr>
          <w:ins w:id="760" w:author="Guduguntla Shivani" w:date="2025-10-14T15:04:00Z" w16du:dateUtc="2025-10-14T09:34:00Z"/>
          <w:rFonts w:cstheme="minorHAnsi"/>
          <w:sz w:val="24"/>
          <w:szCs w:val="24"/>
        </w:rPr>
      </w:pPr>
    </w:p>
    <w:p w14:paraId="1227C36C" w14:textId="7A08EEF9" w:rsidR="00FF56D4" w:rsidRPr="00256F9F" w:rsidRDefault="00FF56D4">
      <w:pPr>
        <w:pStyle w:val="ListParagraph"/>
        <w:numPr>
          <w:ilvl w:val="0"/>
          <w:numId w:val="16"/>
        </w:numPr>
        <w:rPr>
          <w:ins w:id="761" w:author="Vikas Kori" w:date="2026-01-12T12:56:00Z" w16du:dateUtc="2026-01-12T07:26:00Z"/>
          <w:rFonts w:cstheme="minorHAnsi"/>
          <w:sz w:val="24"/>
          <w:szCs w:val="24"/>
          <w:lang w:val="en-US"/>
          <w:rPrChange w:id="762" w:author="Vikas Kori" w:date="2026-01-12T12:56:00Z" w16du:dateUtc="2026-01-12T07:26:00Z">
            <w:rPr>
              <w:ins w:id="763" w:author="Vikas Kori" w:date="2026-01-12T12:56:00Z" w16du:dateUtc="2026-01-12T07:26:00Z"/>
              <w:rFonts w:cstheme="minorHAnsi"/>
              <w:sz w:val="24"/>
              <w:szCs w:val="24"/>
            </w:rPr>
          </w:rPrChange>
        </w:rPr>
      </w:pPr>
      <w:ins w:id="764" w:author="Guduguntla Shivani" w:date="2025-10-14T15:06:00Z" w16du:dateUtc="2025-10-14T09:36:00Z">
        <w:r w:rsidRPr="001F0B56">
          <w:rPr>
            <w:rFonts w:cstheme="minorHAnsi"/>
            <w:sz w:val="24"/>
            <w:szCs w:val="24"/>
          </w:rPr>
          <w:t>Accuracy of invoices provided</w:t>
        </w:r>
      </w:ins>
    </w:p>
    <w:p w14:paraId="5EB3D118" w14:textId="77777777" w:rsidR="00256F9F" w:rsidRPr="00256F9F" w:rsidRDefault="00256F9F" w:rsidP="00256F9F">
      <w:pPr>
        <w:pStyle w:val="ListParagraph"/>
        <w:ind w:left="360"/>
        <w:rPr>
          <w:ins w:id="765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766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Very Unsatisfied</w:t>
        </w:r>
      </w:ins>
    </w:p>
    <w:p w14:paraId="33697510" w14:textId="77777777" w:rsidR="00256F9F" w:rsidRPr="00256F9F" w:rsidRDefault="00256F9F" w:rsidP="00256F9F">
      <w:pPr>
        <w:pStyle w:val="ListParagraph"/>
        <w:ind w:left="360"/>
        <w:rPr>
          <w:ins w:id="767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768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Unsatisfied</w:t>
        </w:r>
      </w:ins>
    </w:p>
    <w:p w14:paraId="6FBCBD80" w14:textId="77777777" w:rsidR="00256F9F" w:rsidRPr="00256F9F" w:rsidRDefault="00256F9F" w:rsidP="00256F9F">
      <w:pPr>
        <w:pStyle w:val="ListParagraph"/>
        <w:ind w:left="360"/>
        <w:rPr>
          <w:ins w:id="769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770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Moderately Satisfied</w:t>
        </w:r>
      </w:ins>
    </w:p>
    <w:p w14:paraId="36BEDDC6" w14:textId="77777777" w:rsidR="00256F9F" w:rsidRPr="00256F9F" w:rsidRDefault="00256F9F" w:rsidP="00256F9F">
      <w:pPr>
        <w:pStyle w:val="ListParagraph"/>
        <w:ind w:left="360"/>
        <w:rPr>
          <w:ins w:id="771" w:author="Vikas Kori" w:date="2026-01-12T12:56:00Z" w16du:dateUtc="2026-01-12T07:26:00Z"/>
          <w:rFonts w:cstheme="minorHAnsi"/>
          <w:sz w:val="24"/>
          <w:szCs w:val="24"/>
          <w:lang w:val="en-US"/>
        </w:rPr>
      </w:pPr>
      <w:ins w:id="772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Satisfied</w:t>
        </w:r>
      </w:ins>
    </w:p>
    <w:p w14:paraId="78901E77" w14:textId="534EBB96" w:rsidR="00256F9F" w:rsidRPr="001F0B56" w:rsidRDefault="00256F9F">
      <w:pPr>
        <w:pStyle w:val="ListParagraph"/>
        <w:ind w:left="360"/>
        <w:rPr>
          <w:ins w:id="773" w:author="Guduguntla Shivani" w:date="2025-10-14T15:04:00Z" w16du:dateUtc="2025-10-14T09:34:00Z"/>
          <w:rFonts w:cstheme="minorHAnsi"/>
          <w:sz w:val="24"/>
          <w:szCs w:val="24"/>
          <w:lang w:val="en-US"/>
        </w:rPr>
        <w:pPrChange w:id="774" w:author="Vikas Kori" w:date="2026-01-12T12:56:00Z" w16du:dateUtc="2026-01-12T07:26:00Z">
          <w:pPr>
            <w:pStyle w:val="ListParagraph"/>
            <w:numPr>
              <w:numId w:val="15"/>
            </w:numPr>
            <w:ind w:left="360" w:hanging="360"/>
          </w:pPr>
        </w:pPrChange>
      </w:pPr>
      <w:ins w:id="775" w:author="Vikas Kori" w:date="2026-01-12T12:56:00Z" w16du:dateUtc="2026-01-12T07:26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6D4" w:rsidRPr="001F0B56" w:rsidDel="00256F9F" w14:paraId="08FACA53" w14:textId="0340EFE9" w:rsidTr="00645B69">
        <w:trPr>
          <w:ins w:id="776" w:author="Guduguntla Shivani" w:date="2025-10-14T15:04:00Z"/>
          <w:del w:id="777" w:author="Vikas Kori" w:date="2026-01-12T12:56:00Z"/>
        </w:trPr>
        <w:tc>
          <w:tcPr>
            <w:tcW w:w="2016" w:type="dxa"/>
          </w:tcPr>
          <w:p w14:paraId="1A80BEA8" w14:textId="19DF29BF" w:rsidR="00FF56D4" w:rsidRPr="001F0B56" w:rsidDel="00256F9F" w:rsidRDefault="00FF56D4" w:rsidP="00645B69">
            <w:pPr>
              <w:jc w:val="center"/>
              <w:rPr>
                <w:ins w:id="778" w:author="Guduguntla Shivani" w:date="2025-10-14T15:04:00Z" w16du:dateUtc="2025-10-14T09:34:00Z"/>
                <w:del w:id="779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80" w:author="Guduguntla Shivani" w:date="2025-10-14T15:04:00Z" w16du:dateUtc="2025-10-14T09:34:00Z">
              <w:del w:id="781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581F0441" w14:textId="456E38B9" w:rsidR="00FF56D4" w:rsidRPr="001F0B56" w:rsidDel="00256F9F" w:rsidRDefault="00FF56D4" w:rsidP="00645B69">
            <w:pPr>
              <w:jc w:val="center"/>
              <w:rPr>
                <w:ins w:id="782" w:author="Guduguntla Shivani" w:date="2025-10-14T15:04:00Z" w16du:dateUtc="2025-10-14T09:34:00Z"/>
                <w:del w:id="783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84" w:author="Guduguntla Shivani" w:date="2025-10-14T15:04:00Z" w16du:dateUtc="2025-10-14T09:34:00Z">
              <w:del w:id="785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38F3078F" w14:textId="28972782" w:rsidR="00FF56D4" w:rsidRPr="001F0B56" w:rsidDel="00256F9F" w:rsidRDefault="00FF56D4" w:rsidP="00645B69">
            <w:pPr>
              <w:jc w:val="center"/>
              <w:rPr>
                <w:ins w:id="786" w:author="Guduguntla Shivani" w:date="2025-10-14T15:04:00Z" w16du:dateUtc="2025-10-14T09:34:00Z"/>
                <w:del w:id="787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88" w:author="Guduguntla Shivani" w:date="2025-10-14T15:04:00Z" w16du:dateUtc="2025-10-14T09:34:00Z">
              <w:del w:id="789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5E75B989" w14:textId="501BD269" w:rsidR="00FF56D4" w:rsidRPr="001F0B56" w:rsidDel="00256F9F" w:rsidRDefault="00FF56D4" w:rsidP="00645B69">
            <w:pPr>
              <w:jc w:val="center"/>
              <w:rPr>
                <w:ins w:id="790" w:author="Guduguntla Shivani" w:date="2025-10-14T15:04:00Z" w16du:dateUtc="2025-10-14T09:34:00Z"/>
                <w:del w:id="791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92" w:author="Guduguntla Shivani" w:date="2025-10-14T15:04:00Z" w16du:dateUtc="2025-10-14T09:34:00Z">
              <w:del w:id="793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655BACA3" w14:textId="50F933B1" w:rsidR="00FF56D4" w:rsidRPr="001F0B56" w:rsidDel="00256F9F" w:rsidRDefault="00FF56D4" w:rsidP="00645B69">
            <w:pPr>
              <w:jc w:val="center"/>
              <w:rPr>
                <w:ins w:id="794" w:author="Guduguntla Shivani" w:date="2025-10-14T15:04:00Z" w16du:dateUtc="2025-10-14T09:34:00Z"/>
                <w:del w:id="795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796" w:author="Guduguntla Shivani" w:date="2025-10-14T15:04:00Z" w16du:dateUtc="2025-10-14T09:34:00Z">
              <w:del w:id="797" w:author="Vikas Kori" w:date="2026-01-12T12:56:00Z" w16du:dateUtc="2026-01-12T07:26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FF56D4" w:rsidRPr="001F0B56" w:rsidDel="00256F9F" w14:paraId="6BEE4398" w14:textId="0AA18B69" w:rsidTr="00645B69">
        <w:trPr>
          <w:ins w:id="798" w:author="Guduguntla Shivani" w:date="2025-10-14T15:04:00Z"/>
          <w:del w:id="799" w:author="Vikas Kori" w:date="2026-01-12T12:56:00Z"/>
        </w:trPr>
        <w:tc>
          <w:tcPr>
            <w:tcW w:w="2016" w:type="dxa"/>
            <w:vAlign w:val="center"/>
          </w:tcPr>
          <w:p w14:paraId="18309537" w14:textId="5C7A0159" w:rsidR="00FF56D4" w:rsidRPr="001F0B56" w:rsidDel="00256F9F" w:rsidRDefault="00FF56D4" w:rsidP="00645B69">
            <w:pPr>
              <w:jc w:val="center"/>
              <w:rPr>
                <w:ins w:id="800" w:author="Guduguntla Shivani" w:date="2025-10-14T15:04:00Z" w16du:dateUtc="2025-10-14T09:34:00Z"/>
                <w:del w:id="801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802" w:author="Guduguntla Shivani" w:date="2025-10-14T15:04:00Z" w16du:dateUtc="2025-10-14T09:34:00Z">
              <w:del w:id="803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AD92843" w14:textId="46C8456E" w:rsidR="00FF56D4" w:rsidRPr="001F0B56" w:rsidDel="00256F9F" w:rsidRDefault="00FF56D4" w:rsidP="00645B69">
            <w:pPr>
              <w:jc w:val="center"/>
              <w:rPr>
                <w:ins w:id="804" w:author="Guduguntla Shivani" w:date="2025-10-14T15:04:00Z" w16du:dateUtc="2025-10-14T09:34:00Z"/>
                <w:del w:id="805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806" w:author="Guduguntla Shivani" w:date="2025-10-14T15:04:00Z" w16du:dateUtc="2025-10-14T09:34:00Z">
              <w:del w:id="807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7EA5E8B" w14:textId="36F72B49" w:rsidR="00FF56D4" w:rsidRPr="001F0B56" w:rsidDel="00256F9F" w:rsidRDefault="00FF56D4" w:rsidP="00645B69">
            <w:pPr>
              <w:jc w:val="center"/>
              <w:rPr>
                <w:ins w:id="808" w:author="Guduguntla Shivani" w:date="2025-10-14T15:04:00Z" w16du:dateUtc="2025-10-14T09:34:00Z"/>
                <w:del w:id="809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810" w:author="Guduguntla Shivani" w:date="2025-10-14T15:04:00Z" w16du:dateUtc="2025-10-14T09:34:00Z">
              <w:del w:id="811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539C9EC" w14:textId="31E40799" w:rsidR="00FF56D4" w:rsidRPr="001F0B56" w:rsidDel="00256F9F" w:rsidRDefault="00FF56D4" w:rsidP="00645B69">
            <w:pPr>
              <w:jc w:val="center"/>
              <w:rPr>
                <w:ins w:id="812" w:author="Guduguntla Shivani" w:date="2025-10-14T15:04:00Z" w16du:dateUtc="2025-10-14T09:34:00Z"/>
                <w:del w:id="813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814" w:author="Guduguntla Shivani" w:date="2025-10-14T15:04:00Z" w16du:dateUtc="2025-10-14T09:34:00Z">
              <w:del w:id="815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5042AE3" w14:textId="005CFEA4" w:rsidR="00FF56D4" w:rsidRPr="001F0B56" w:rsidDel="00256F9F" w:rsidRDefault="00FF56D4" w:rsidP="00645B69">
            <w:pPr>
              <w:jc w:val="center"/>
              <w:rPr>
                <w:ins w:id="816" w:author="Guduguntla Shivani" w:date="2025-10-14T15:04:00Z" w16du:dateUtc="2025-10-14T09:34:00Z"/>
                <w:del w:id="817" w:author="Vikas Kori" w:date="2026-01-12T12:56:00Z" w16du:dateUtc="2026-01-12T07:26:00Z"/>
                <w:rFonts w:cstheme="minorHAnsi"/>
                <w:b/>
                <w:bCs/>
                <w:sz w:val="20"/>
                <w:szCs w:val="20"/>
              </w:rPr>
            </w:pPr>
            <w:ins w:id="818" w:author="Guduguntla Shivani" w:date="2025-10-14T15:04:00Z" w16du:dateUtc="2025-10-14T09:34:00Z">
              <w:del w:id="819" w:author="Vikas Kori" w:date="2026-01-12T12:56:00Z" w16du:dateUtc="2026-01-12T07:26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2EA40519" w14:textId="77777777" w:rsidR="00FF56D4" w:rsidRPr="001F0B56" w:rsidRDefault="00FF56D4" w:rsidP="00FF56D4">
      <w:pPr>
        <w:spacing w:after="0"/>
        <w:rPr>
          <w:ins w:id="820" w:author="Guduguntla Shivani" w:date="2025-10-14T15:04:00Z" w16du:dateUtc="2025-10-14T09:34:00Z"/>
          <w:rFonts w:cstheme="minorHAnsi"/>
          <w:sz w:val="24"/>
          <w:szCs w:val="24"/>
        </w:rPr>
      </w:pPr>
    </w:p>
    <w:p w14:paraId="656452B1" w14:textId="266B9E54" w:rsidR="00FF56D4" w:rsidRPr="001F0B56" w:rsidRDefault="00FF56D4">
      <w:pPr>
        <w:pStyle w:val="ListParagraph"/>
        <w:numPr>
          <w:ilvl w:val="0"/>
          <w:numId w:val="16"/>
        </w:numPr>
        <w:rPr>
          <w:ins w:id="821" w:author="Guduguntla Shivani" w:date="2025-10-14T15:04:00Z" w16du:dateUtc="2025-10-14T09:34:00Z"/>
          <w:rFonts w:cstheme="minorHAnsi"/>
          <w:sz w:val="24"/>
          <w:szCs w:val="24"/>
          <w:lang w:val="en-US"/>
        </w:rPr>
        <w:pPrChange w:id="822" w:author="Guduguntla Shivani" w:date="2025-10-14T15:05:00Z" w16du:dateUtc="2025-10-14T09:35:00Z">
          <w:pPr>
            <w:pStyle w:val="ListParagraph"/>
            <w:numPr>
              <w:numId w:val="15"/>
            </w:numPr>
            <w:ind w:left="360" w:hanging="360"/>
          </w:pPr>
        </w:pPrChange>
      </w:pPr>
      <w:ins w:id="823" w:author="Guduguntla Shivani" w:date="2025-10-14T15:06:00Z" w16du:dateUtc="2025-10-14T09:36:00Z">
        <w:r w:rsidRPr="001F0B56">
          <w:rPr>
            <w:rFonts w:cstheme="minorHAnsi"/>
            <w:sz w:val="24"/>
            <w:szCs w:val="24"/>
          </w:rPr>
          <w:t>Responsiveness of the Finance team in case of discrepancy / queries in invoice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6D4" w:rsidRPr="001F0B56" w:rsidDel="00256F9F" w14:paraId="352C7069" w14:textId="09547E9E" w:rsidTr="00645B69">
        <w:trPr>
          <w:ins w:id="824" w:author="Guduguntla Shivani" w:date="2025-10-14T15:04:00Z"/>
          <w:del w:id="825" w:author="Vikas Kori" w:date="2026-01-12T12:57:00Z"/>
        </w:trPr>
        <w:tc>
          <w:tcPr>
            <w:tcW w:w="2016" w:type="dxa"/>
          </w:tcPr>
          <w:p w14:paraId="54C53C7F" w14:textId="2B4F0D40" w:rsidR="00FF56D4" w:rsidRPr="001F0B56" w:rsidDel="00256F9F" w:rsidRDefault="00FF56D4" w:rsidP="00645B69">
            <w:pPr>
              <w:jc w:val="center"/>
              <w:rPr>
                <w:ins w:id="826" w:author="Guduguntla Shivani" w:date="2025-10-14T15:04:00Z" w16du:dateUtc="2025-10-14T09:34:00Z"/>
                <w:del w:id="827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28" w:author="Guduguntla Shivani" w:date="2025-10-14T15:04:00Z" w16du:dateUtc="2025-10-14T09:34:00Z">
              <w:del w:id="829" w:author="Vikas Kori" w:date="2026-01-12T12:57:00Z" w16du:dateUtc="2026-01-12T07:27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2DAEB911" w14:textId="5504046B" w:rsidR="00FF56D4" w:rsidRPr="001F0B56" w:rsidDel="00256F9F" w:rsidRDefault="00FF56D4" w:rsidP="00645B69">
            <w:pPr>
              <w:jc w:val="center"/>
              <w:rPr>
                <w:ins w:id="830" w:author="Guduguntla Shivani" w:date="2025-10-14T15:04:00Z" w16du:dateUtc="2025-10-14T09:34:00Z"/>
                <w:del w:id="831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32" w:author="Guduguntla Shivani" w:date="2025-10-14T15:04:00Z" w16du:dateUtc="2025-10-14T09:34:00Z">
              <w:del w:id="833" w:author="Vikas Kori" w:date="2026-01-12T12:57:00Z" w16du:dateUtc="2026-01-12T07:27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22FE8E5B" w14:textId="72A36665" w:rsidR="00FF56D4" w:rsidRPr="001F0B56" w:rsidDel="00256F9F" w:rsidRDefault="00FF56D4" w:rsidP="00645B69">
            <w:pPr>
              <w:jc w:val="center"/>
              <w:rPr>
                <w:ins w:id="834" w:author="Guduguntla Shivani" w:date="2025-10-14T15:04:00Z" w16du:dateUtc="2025-10-14T09:34:00Z"/>
                <w:del w:id="835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36" w:author="Guduguntla Shivani" w:date="2025-10-14T15:04:00Z" w16du:dateUtc="2025-10-14T09:34:00Z">
              <w:del w:id="837" w:author="Vikas Kori" w:date="2026-01-12T12:57:00Z" w16du:dateUtc="2026-01-12T07:27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1AA7EFFC" w14:textId="613A6548" w:rsidR="00FF56D4" w:rsidRPr="001F0B56" w:rsidDel="00256F9F" w:rsidRDefault="00FF56D4" w:rsidP="00645B69">
            <w:pPr>
              <w:jc w:val="center"/>
              <w:rPr>
                <w:ins w:id="838" w:author="Guduguntla Shivani" w:date="2025-10-14T15:04:00Z" w16du:dateUtc="2025-10-14T09:34:00Z"/>
                <w:del w:id="839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40" w:author="Guduguntla Shivani" w:date="2025-10-14T15:04:00Z" w16du:dateUtc="2025-10-14T09:34:00Z">
              <w:del w:id="841" w:author="Vikas Kori" w:date="2026-01-12T12:57:00Z" w16du:dateUtc="2026-01-12T07:27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37AE4F7E" w14:textId="477908D4" w:rsidR="00FF56D4" w:rsidRPr="001F0B56" w:rsidDel="00256F9F" w:rsidRDefault="00FF56D4" w:rsidP="00645B69">
            <w:pPr>
              <w:jc w:val="center"/>
              <w:rPr>
                <w:ins w:id="842" w:author="Guduguntla Shivani" w:date="2025-10-14T15:04:00Z" w16du:dateUtc="2025-10-14T09:34:00Z"/>
                <w:del w:id="843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44" w:author="Guduguntla Shivani" w:date="2025-10-14T15:04:00Z" w16du:dateUtc="2025-10-14T09:34:00Z">
              <w:del w:id="845" w:author="Vikas Kori" w:date="2026-01-12T12:57:00Z" w16du:dateUtc="2026-01-12T07:27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FF56D4" w:rsidRPr="001F0B56" w:rsidDel="00256F9F" w14:paraId="148F4929" w14:textId="6A377B66" w:rsidTr="00645B69">
        <w:trPr>
          <w:ins w:id="846" w:author="Guduguntla Shivani" w:date="2025-10-14T15:04:00Z"/>
          <w:del w:id="847" w:author="Vikas Kori" w:date="2026-01-12T12:57:00Z"/>
        </w:trPr>
        <w:tc>
          <w:tcPr>
            <w:tcW w:w="2016" w:type="dxa"/>
            <w:vAlign w:val="center"/>
          </w:tcPr>
          <w:p w14:paraId="04E14B9B" w14:textId="12E59DDA" w:rsidR="00FF56D4" w:rsidRPr="001F0B56" w:rsidDel="00256F9F" w:rsidRDefault="00FF56D4" w:rsidP="00645B69">
            <w:pPr>
              <w:jc w:val="center"/>
              <w:rPr>
                <w:ins w:id="848" w:author="Guduguntla Shivani" w:date="2025-10-14T15:04:00Z" w16du:dateUtc="2025-10-14T09:34:00Z"/>
                <w:del w:id="849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50" w:author="Guduguntla Shivani" w:date="2025-10-14T15:04:00Z" w16du:dateUtc="2025-10-14T09:34:00Z">
              <w:del w:id="851" w:author="Vikas Kori" w:date="2026-01-12T12:57:00Z" w16du:dateUtc="2026-01-12T07:27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21E3C85" w14:textId="385BF9E7" w:rsidR="00FF56D4" w:rsidRPr="001F0B56" w:rsidDel="00256F9F" w:rsidRDefault="00FF56D4" w:rsidP="00645B69">
            <w:pPr>
              <w:jc w:val="center"/>
              <w:rPr>
                <w:ins w:id="852" w:author="Guduguntla Shivani" w:date="2025-10-14T15:04:00Z" w16du:dateUtc="2025-10-14T09:34:00Z"/>
                <w:del w:id="853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54" w:author="Guduguntla Shivani" w:date="2025-10-14T15:04:00Z" w16du:dateUtc="2025-10-14T09:34:00Z">
              <w:del w:id="855" w:author="Vikas Kori" w:date="2026-01-12T12:57:00Z" w16du:dateUtc="2026-01-12T07:27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D049188" w14:textId="738292A4" w:rsidR="00FF56D4" w:rsidRPr="001F0B56" w:rsidDel="00256F9F" w:rsidRDefault="00FF56D4" w:rsidP="00645B69">
            <w:pPr>
              <w:jc w:val="center"/>
              <w:rPr>
                <w:ins w:id="856" w:author="Guduguntla Shivani" w:date="2025-10-14T15:04:00Z" w16du:dateUtc="2025-10-14T09:34:00Z"/>
                <w:del w:id="857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58" w:author="Guduguntla Shivani" w:date="2025-10-14T15:04:00Z" w16du:dateUtc="2025-10-14T09:34:00Z">
              <w:del w:id="859" w:author="Vikas Kori" w:date="2026-01-12T12:57:00Z" w16du:dateUtc="2026-01-12T07:27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34FF8BA" w14:textId="0D349E8C" w:rsidR="00FF56D4" w:rsidRPr="001F0B56" w:rsidDel="00256F9F" w:rsidRDefault="00FF56D4" w:rsidP="00645B69">
            <w:pPr>
              <w:jc w:val="center"/>
              <w:rPr>
                <w:ins w:id="860" w:author="Guduguntla Shivani" w:date="2025-10-14T15:04:00Z" w16du:dateUtc="2025-10-14T09:34:00Z"/>
                <w:del w:id="861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62" w:author="Guduguntla Shivani" w:date="2025-10-14T15:04:00Z" w16du:dateUtc="2025-10-14T09:34:00Z">
              <w:del w:id="863" w:author="Vikas Kori" w:date="2026-01-12T12:57:00Z" w16du:dateUtc="2026-01-12T07:27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E05EE2F" w14:textId="0FD7F0A4" w:rsidR="00FF56D4" w:rsidRPr="001F0B56" w:rsidDel="00256F9F" w:rsidRDefault="00FF56D4" w:rsidP="00645B69">
            <w:pPr>
              <w:jc w:val="center"/>
              <w:rPr>
                <w:ins w:id="864" w:author="Guduguntla Shivani" w:date="2025-10-14T15:04:00Z" w16du:dateUtc="2025-10-14T09:34:00Z"/>
                <w:del w:id="865" w:author="Vikas Kori" w:date="2026-01-12T12:57:00Z" w16du:dateUtc="2026-01-12T07:27:00Z"/>
                <w:rFonts w:cstheme="minorHAnsi"/>
                <w:b/>
                <w:bCs/>
                <w:sz w:val="20"/>
                <w:szCs w:val="20"/>
              </w:rPr>
            </w:pPr>
            <w:ins w:id="866" w:author="Guduguntla Shivani" w:date="2025-10-14T15:04:00Z" w16du:dateUtc="2025-10-14T09:34:00Z">
              <w:del w:id="867" w:author="Vikas Kori" w:date="2026-01-12T12:57:00Z" w16du:dateUtc="2026-01-12T07:27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118E3391" w14:textId="77777777" w:rsidR="00256F9F" w:rsidRPr="00256F9F" w:rsidRDefault="00256F9F" w:rsidP="00256F9F">
      <w:pPr>
        <w:spacing w:after="0"/>
        <w:rPr>
          <w:ins w:id="868" w:author="Vikas Kori" w:date="2026-01-12T12:57:00Z" w16du:dateUtc="2026-01-12T07:27:00Z"/>
          <w:rFonts w:cstheme="minorHAnsi"/>
          <w:sz w:val="24"/>
          <w:szCs w:val="24"/>
        </w:rPr>
      </w:pPr>
      <w:ins w:id="869" w:author="Vikas Kori" w:date="2026-01-12T12:57:00Z" w16du:dateUtc="2026-01-12T07:27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175CEB7D" w14:textId="77777777" w:rsidR="00256F9F" w:rsidRPr="00256F9F" w:rsidRDefault="00256F9F" w:rsidP="00256F9F">
      <w:pPr>
        <w:spacing w:after="0"/>
        <w:rPr>
          <w:ins w:id="870" w:author="Vikas Kori" w:date="2026-01-12T12:57:00Z" w16du:dateUtc="2026-01-12T07:27:00Z"/>
          <w:rFonts w:cstheme="minorHAnsi"/>
          <w:sz w:val="24"/>
          <w:szCs w:val="24"/>
        </w:rPr>
      </w:pPr>
      <w:ins w:id="871" w:author="Vikas Kori" w:date="2026-01-12T12:57:00Z" w16du:dateUtc="2026-01-12T07:27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62C2DB85" w14:textId="77777777" w:rsidR="00256F9F" w:rsidRPr="00256F9F" w:rsidRDefault="00256F9F" w:rsidP="00256F9F">
      <w:pPr>
        <w:spacing w:after="0"/>
        <w:rPr>
          <w:ins w:id="872" w:author="Vikas Kori" w:date="2026-01-12T12:57:00Z" w16du:dateUtc="2026-01-12T07:27:00Z"/>
          <w:rFonts w:cstheme="minorHAnsi"/>
          <w:sz w:val="24"/>
          <w:szCs w:val="24"/>
        </w:rPr>
      </w:pPr>
      <w:ins w:id="873" w:author="Vikas Kori" w:date="2026-01-12T12:57:00Z" w16du:dateUtc="2026-01-12T07:27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686C7799" w14:textId="77777777" w:rsidR="00256F9F" w:rsidRPr="00256F9F" w:rsidRDefault="00256F9F" w:rsidP="00256F9F">
      <w:pPr>
        <w:spacing w:after="0"/>
        <w:rPr>
          <w:ins w:id="874" w:author="Vikas Kori" w:date="2026-01-12T12:57:00Z" w16du:dateUtc="2026-01-12T07:27:00Z"/>
          <w:rFonts w:cstheme="minorHAnsi"/>
          <w:sz w:val="24"/>
          <w:szCs w:val="24"/>
        </w:rPr>
      </w:pPr>
      <w:ins w:id="875" w:author="Vikas Kori" w:date="2026-01-12T12:57:00Z" w16du:dateUtc="2026-01-12T07:27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57F65354" w14:textId="24351335" w:rsidR="00FF56D4" w:rsidRDefault="00256F9F" w:rsidP="00256F9F">
      <w:pPr>
        <w:spacing w:after="0"/>
        <w:rPr>
          <w:ins w:id="876" w:author="Vikas Kori" w:date="2026-01-12T12:57:00Z" w16du:dateUtc="2026-01-12T07:27:00Z"/>
          <w:rFonts w:cstheme="minorHAnsi"/>
          <w:sz w:val="24"/>
          <w:szCs w:val="24"/>
        </w:rPr>
      </w:pPr>
      <w:ins w:id="877" w:author="Vikas Kori" w:date="2026-01-12T12:57:00Z" w16du:dateUtc="2026-01-12T07:27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p w14:paraId="0845970C" w14:textId="77777777" w:rsidR="00256F9F" w:rsidRPr="001F0B56" w:rsidRDefault="00256F9F" w:rsidP="00256F9F">
      <w:pPr>
        <w:spacing w:after="0"/>
        <w:rPr>
          <w:ins w:id="878" w:author="Guduguntla Shivani" w:date="2025-10-14T15:04:00Z" w16du:dateUtc="2025-10-14T09:34:00Z"/>
          <w:rFonts w:cstheme="minorHAnsi"/>
          <w:sz w:val="24"/>
          <w:szCs w:val="24"/>
        </w:rPr>
      </w:pPr>
    </w:p>
    <w:p w14:paraId="1FE7A884" w14:textId="7C5FC099" w:rsidR="00FF56D4" w:rsidRPr="001F0B56" w:rsidRDefault="00FF56D4" w:rsidP="00FF56D4">
      <w:pPr>
        <w:spacing w:after="1" w:line="256" w:lineRule="auto"/>
        <w:ind w:left="720" w:hanging="720"/>
        <w:rPr>
          <w:ins w:id="879" w:author="Guduguntla Shivani" w:date="2025-10-14T15:04:00Z" w16du:dateUtc="2025-10-14T09:34:00Z"/>
          <w:rFonts w:cstheme="minorHAnsi"/>
          <w:sz w:val="24"/>
          <w:szCs w:val="24"/>
        </w:rPr>
      </w:pPr>
      <w:ins w:id="880" w:author="Guduguntla Shivani" w:date="2025-10-14T15:04:00Z" w16du:dateUtc="2025-10-14T09:34:00Z">
        <w:r w:rsidRPr="001F0B56">
          <w:rPr>
            <w:rFonts w:cstheme="minorHAnsi"/>
            <w:sz w:val="24"/>
            <w:szCs w:val="24"/>
            <w:rPrChange w:id="881" w:author="Guduguntla Shivani" w:date="2025-10-14T15:47:00Z" w16du:dateUtc="2025-10-14T10:17:00Z">
              <w:rPr>
                <w:rFonts w:cstheme="minorHAnsi"/>
                <w:sz w:val="24"/>
                <w:szCs w:val="24"/>
                <w:highlight w:val="yellow"/>
              </w:rPr>
            </w:rPrChange>
          </w:rPr>
          <w:t xml:space="preserve">Please provide reason for your dissatisfaction </w:t>
        </w:r>
        <w:del w:id="882" w:author="Vikas Kori" w:date="2026-01-12T12:57:00Z" w16du:dateUtc="2026-01-12T07:27:00Z">
          <w:r w:rsidRPr="001F0B56" w:rsidDel="00256F9F">
            <w:rPr>
              <w:rFonts w:cstheme="minorHAnsi"/>
              <w:sz w:val="24"/>
              <w:szCs w:val="24"/>
              <w:rPrChange w:id="883" w:author="Guduguntla Shivani" w:date="2025-10-14T15:47:00Z" w16du:dateUtc="2025-10-14T10:17:00Z">
                <w:rPr>
                  <w:rFonts w:cstheme="minorHAnsi"/>
                  <w:sz w:val="24"/>
                  <w:szCs w:val="24"/>
                  <w:highlight w:val="yellow"/>
                </w:rPr>
              </w:rPrChange>
            </w:rPr>
            <w:delText>(codes 1,2,3)  [attribute]</w:delText>
          </w:r>
        </w:del>
      </w:ins>
      <w:ins w:id="884" w:author="Vikas Kori" w:date="2026-01-12T12:57:00Z" w16du:dateUtc="2026-01-12T07:27:00Z">
        <w:r w:rsidR="00256F9F">
          <w:rPr>
            <w:rFonts w:cstheme="minorHAnsi"/>
            <w:sz w:val="24"/>
            <w:szCs w:val="24"/>
          </w:rPr>
          <w:t>(Open-End)</w:t>
        </w:r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FF56D4" w:rsidRPr="001F0B56" w14:paraId="690D247D" w14:textId="77777777" w:rsidTr="00645B69">
        <w:trPr>
          <w:trHeight w:val="663"/>
          <w:ins w:id="885" w:author="Guduguntla Shivani" w:date="2025-10-14T15:04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921E" w14:textId="77777777" w:rsidR="00FF56D4" w:rsidRPr="001F0B56" w:rsidRDefault="00FF56D4" w:rsidP="00645B69">
            <w:pPr>
              <w:spacing w:line="259" w:lineRule="auto"/>
              <w:rPr>
                <w:ins w:id="886" w:author="Guduguntla Shivani" w:date="2025-10-14T15:04:00Z" w16du:dateUtc="2025-10-14T09:34:00Z"/>
                <w:rFonts w:cstheme="minorHAnsi"/>
                <w:sz w:val="24"/>
                <w:szCs w:val="24"/>
              </w:rPr>
            </w:pPr>
            <w:ins w:id="887" w:author="Guduguntla Shivani" w:date="2025-10-14T15:04:00Z" w16du:dateUtc="2025-10-14T09:34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364A4B49" w14:textId="77777777" w:rsidR="00FF56D4" w:rsidRPr="001F0B56" w:rsidRDefault="00FF56D4" w:rsidP="00645B69">
            <w:pPr>
              <w:spacing w:line="259" w:lineRule="auto"/>
              <w:rPr>
                <w:ins w:id="888" w:author="Guduguntla Shivani" w:date="2025-10-14T15:04:00Z" w16du:dateUtc="2025-10-14T09:34:00Z"/>
                <w:rFonts w:cstheme="minorHAnsi"/>
                <w:sz w:val="24"/>
                <w:szCs w:val="24"/>
              </w:rPr>
            </w:pPr>
            <w:ins w:id="889" w:author="Guduguntla Shivani" w:date="2025-10-14T15:04:00Z" w16du:dateUtc="2025-10-14T09:34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5B3706CF" w14:textId="77777777" w:rsidR="00FF56D4" w:rsidRPr="001F0B56" w:rsidRDefault="00FF56D4" w:rsidP="00645B69">
            <w:pPr>
              <w:spacing w:line="259" w:lineRule="auto"/>
              <w:rPr>
                <w:ins w:id="890" w:author="Guduguntla Shivani" w:date="2025-10-14T15:04:00Z" w16du:dateUtc="2025-10-14T09:34:00Z"/>
                <w:rFonts w:cstheme="minorHAnsi"/>
                <w:sz w:val="24"/>
                <w:szCs w:val="24"/>
              </w:rPr>
            </w:pPr>
          </w:p>
        </w:tc>
      </w:tr>
    </w:tbl>
    <w:p w14:paraId="383DC1D4" w14:textId="77777777" w:rsidR="00FF56D4" w:rsidRPr="001F0B56" w:rsidRDefault="00FF56D4" w:rsidP="00FF56D4">
      <w:pPr>
        <w:spacing w:after="1" w:line="256" w:lineRule="auto"/>
        <w:ind w:left="720" w:hanging="720"/>
        <w:rPr>
          <w:ins w:id="891" w:author="Guduguntla Shivani" w:date="2025-10-14T15:04:00Z" w16du:dateUtc="2025-10-14T09:34:00Z"/>
          <w:rFonts w:cstheme="minorHAnsi"/>
          <w:sz w:val="24"/>
          <w:szCs w:val="24"/>
        </w:rPr>
      </w:pPr>
    </w:p>
    <w:p w14:paraId="3441A381" w14:textId="6DEF7443" w:rsidR="00FF56D4" w:rsidRPr="001F0B56" w:rsidRDefault="00FF56D4" w:rsidP="00FF56D4">
      <w:pPr>
        <w:spacing w:after="1" w:line="256" w:lineRule="auto"/>
        <w:ind w:left="720" w:hanging="720"/>
        <w:rPr>
          <w:ins w:id="892" w:author="Guduguntla Shivani" w:date="2025-10-14T15:04:00Z" w16du:dateUtc="2025-10-14T09:34:00Z"/>
          <w:rFonts w:cstheme="minorHAnsi"/>
          <w:sz w:val="24"/>
          <w:szCs w:val="24"/>
        </w:rPr>
      </w:pPr>
      <w:ins w:id="893" w:author="Guduguntla Shivani" w:date="2025-10-14T15:04:00Z" w16du:dateUtc="2025-10-14T09:34:00Z">
        <w:r w:rsidRPr="001F0B56">
          <w:rPr>
            <w:rFonts w:cstheme="minorHAnsi"/>
            <w:sz w:val="24"/>
            <w:szCs w:val="24"/>
          </w:rPr>
          <w:t>Please provide your suggestions for improvement of (</w:t>
        </w:r>
      </w:ins>
      <w:ins w:id="894" w:author="Vikas Kori" w:date="2026-01-12T12:57:00Z" w16du:dateUtc="2026-01-12T07:27:00Z">
        <w:r w:rsidR="00256F9F">
          <w:rPr>
            <w:rFonts w:cstheme="minorHAnsi"/>
            <w:sz w:val="24"/>
            <w:szCs w:val="24"/>
          </w:rPr>
          <w:t>Open-End)</w:t>
        </w:r>
      </w:ins>
      <w:ins w:id="895" w:author="Guduguntla Shivani" w:date="2025-10-14T15:04:00Z" w16du:dateUtc="2025-10-14T09:34:00Z">
        <w:del w:id="896" w:author="Vikas Kori" w:date="2026-01-12T12:57:00Z" w16du:dateUtc="2026-01-12T07:27:00Z">
          <w:r w:rsidRPr="001F0B56" w:rsidDel="00256F9F">
            <w:rPr>
              <w:rFonts w:cstheme="minorHAnsi"/>
              <w:sz w:val="24"/>
              <w:szCs w:val="24"/>
            </w:rPr>
            <w:delText>codes 1,2,3) [attribute]</w:delText>
          </w:r>
        </w:del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FF56D4" w:rsidRPr="001F0B56" w14:paraId="43425E91" w14:textId="77777777" w:rsidTr="00645B69">
        <w:trPr>
          <w:trHeight w:val="663"/>
          <w:ins w:id="897" w:author="Guduguntla Shivani" w:date="2025-10-14T15:04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5C43" w14:textId="77777777" w:rsidR="00FF56D4" w:rsidRPr="001F0B56" w:rsidRDefault="00FF56D4" w:rsidP="00645B69">
            <w:pPr>
              <w:spacing w:line="259" w:lineRule="auto"/>
              <w:rPr>
                <w:ins w:id="898" w:author="Guduguntla Shivani" w:date="2025-10-14T15:04:00Z" w16du:dateUtc="2025-10-14T09:34:00Z"/>
                <w:rFonts w:cstheme="minorHAnsi"/>
                <w:sz w:val="24"/>
                <w:szCs w:val="24"/>
              </w:rPr>
            </w:pPr>
            <w:ins w:id="899" w:author="Guduguntla Shivani" w:date="2025-10-14T15:04:00Z" w16du:dateUtc="2025-10-14T09:34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55224C5B" w14:textId="77777777" w:rsidR="00FF56D4" w:rsidRPr="001F0B56" w:rsidRDefault="00FF56D4" w:rsidP="00645B69">
            <w:pPr>
              <w:spacing w:line="259" w:lineRule="auto"/>
              <w:rPr>
                <w:ins w:id="900" w:author="Guduguntla Shivani" w:date="2025-10-14T15:04:00Z" w16du:dateUtc="2025-10-14T09:34:00Z"/>
                <w:rFonts w:cstheme="minorHAnsi"/>
                <w:sz w:val="24"/>
                <w:szCs w:val="24"/>
              </w:rPr>
            </w:pPr>
            <w:ins w:id="901" w:author="Guduguntla Shivani" w:date="2025-10-14T15:04:00Z" w16du:dateUtc="2025-10-14T09:34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1FD82CFB" w14:textId="77777777" w:rsidR="00FF56D4" w:rsidRPr="001F0B56" w:rsidRDefault="00FF56D4" w:rsidP="00645B69">
            <w:pPr>
              <w:spacing w:line="259" w:lineRule="auto"/>
              <w:rPr>
                <w:ins w:id="902" w:author="Guduguntla Shivani" w:date="2025-10-14T15:04:00Z" w16du:dateUtc="2025-10-14T09:34:00Z"/>
                <w:rFonts w:cstheme="minorHAnsi"/>
                <w:sz w:val="24"/>
                <w:szCs w:val="24"/>
              </w:rPr>
            </w:pPr>
          </w:p>
        </w:tc>
      </w:tr>
    </w:tbl>
    <w:p w14:paraId="6432C228" w14:textId="77777777" w:rsidR="00FF56D4" w:rsidRPr="001F0B56" w:rsidRDefault="00FF56D4" w:rsidP="00FF56D4">
      <w:pPr>
        <w:spacing w:after="1" w:line="256" w:lineRule="auto"/>
        <w:ind w:left="720" w:hanging="720"/>
        <w:rPr>
          <w:ins w:id="903" w:author="Guduguntla Shivani" w:date="2025-10-14T15:04:00Z" w16du:dateUtc="2025-10-14T09:34:00Z"/>
          <w:rFonts w:cstheme="minorHAnsi"/>
          <w:sz w:val="24"/>
          <w:szCs w:val="24"/>
        </w:rPr>
      </w:pPr>
    </w:p>
    <w:p w14:paraId="49C03433" w14:textId="03804D0C" w:rsidR="000704B0" w:rsidRPr="001F0B56" w:rsidDel="00FF56D4" w:rsidRDefault="000704B0" w:rsidP="00A65A60">
      <w:pPr>
        <w:pStyle w:val="ListParagraph"/>
        <w:jc w:val="center"/>
        <w:rPr>
          <w:del w:id="904" w:author="Guduguntla Shivani" w:date="2025-10-14T15:07:00Z" w16du:dateUtc="2025-10-14T09:37:00Z"/>
          <w:rFonts w:cstheme="minorHAnsi"/>
          <w:b/>
          <w:bCs/>
          <w:sz w:val="24"/>
          <w:szCs w:val="24"/>
        </w:rPr>
      </w:pPr>
      <w:del w:id="905" w:author="Guduguntla Shivani" w:date="2025-10-14T15:07:00Z" w16du:dateUtc="2025-10-14T09:37:00Z">
        <w:r w:rsidRPr="001F0B56" w:rsidDel="00FF56D4">
          <w:rPr>
            <w:rFonts w:cstheme="minorHAnsi"/>
            <w:b/>
            <w:bCs/>
            <w:sz w:val="24"/>
            <w:szCs w:val="24"/>
          </w:rPr>
          <w:delText xml:space="preserve">Section </w:delText>
        </w:r>
        <w:r w:rsidR="008A5B9C" w:rsidRPr="001F0B56" w:rsidDel="00FF56D4">
          <w:rPr>
            <w:rFonts w:cstheme="minorHAnsi"/>
            <w:b/>
            <w:bCs/>
            <w:sz w:val="24"/>
            <w:szCs w:val="24"/>
          </w:rPr>
          <w:delText>C</w:delText>
        </w:r>
        <w:r w:rsidR="00F457D4" w:rsidRPr="001F0B56" w:rsidDel="00FF56D4">
          <w:rPr>
            <w:rFonts w:cstheme="minorHAnsi"/>
            <w:b/>
            <w:bCs/>
            <w:sz w:val="24"/>
            <w:szCs w:val="24"/>
          </w:rPr>
          <w:delText>:</w:delText>
        </w:r>
        <w:r w:rsidRPr="001F0B56" w:rsidDel="00FF56D4">
          <w:rPr>
            <w:rFonts w:cstheme="minorHAnsi"/>
            <w:b/>
            <w:bCs/>
            <w:sz w:val="24"/>
            <w:szCs w:val="24"/>
          </w:rPr>
          <w:delText xml:space="preserve"> Commercial</w:delText>
        </w:r>
        <w:r w:rsidR="00A63A1A" w:rsidRPr="001F0B56" w:rsidDel="00FF56D4">
          <w:rPr>
            <w:rFonts w:cstheme="minorHAnsi"/>
            <w:b/>
            <w:bCs/>
            <w:sz w:val="24"/>
            <w:szCs w:val="24"/>
          </w:rPr>
          <w:delText xml:space="preserve"> functions</w:delText>
        </w:r>
      </w:del>
    </w:p>
    <w:p w14:paraId="2593D524" w14:textId="5666D637" w:rsidR="00E93231" w:rsidRPr="001F0B56" w:rsidDel="00FF56D4" w:rsidRDefault="008A5B9C" w:rsidP="0099430C">
      <w:pPr>
        <w:spacing w:after="0"/>
        <w:ind w:left="720" w:hanging="720"/>
        <w:jc w:val="both"/>
        <w:rPr>
          <w:del w:id="906" w:author="Guduguntla Shivani" w:date="2025-10-14T15:07:00Z" w16du:dateUtc="2025-10-14T09:37:00Z"/>
          <w:rFonts w:cstheme="minorHAnsi"/>
          <w:sz w:val="24"/>
          <w:szCs w:val="24"/>
          <w:lang w:val="en-US"/>
          <w:rPrChange w:id="907" w:author="Guduguntla Shivani" w:date="2025-10-14T15:47:00Z" w16du:dateUtc="2025-10-14T10:17:00Z">
            <w:rPr>
              <w:del w:id="908" w:author="Guduguntla Shivani" w:date="2025-10-14T15:07:00Z" w16du:dateUtc="2025-10-14T09:37:00Z"/>
              <w:rFonts w:cstheme="minorHAnsi"/>
              <w:sz w:val="24"/>
              <w:szCs w:val="24"/>
            </w:rPr>
          </w:rPrChange>
        </w:rPr>
      </w:pPr>
      <w:del w:id="909" w:author="Guduguntla Shivani" w:date="2025-10-14T15:07:00Z" w16du:dateUtc="2025-10-14T09:37:00Z">
        <w:r w:rsidRPr="001F0B56" w:rsidDel="00FF56D4">
          <w:rPr>
            <w:rFonts w:cstheme="minorHAnsi"/>
            <w:sz w:val="24"/>
            <w:szCs w:val="24"/>
          </w:rPr>
          <w:delText>C1</w:delText>
        </w:r>
        <w:r w:rsidR="00E93231" w:rsidRPr="001F0B56" w:rsidDel="00FF56D4">
          <w:rPr>
            <w:rFonts w:cstheme="minorHAnsi"/>
            <w:sz w:val="24"/>
            <w:szCs w:val="24"/>
          </w:rPr>
          <w:delText>.</w:delText>
        </w:r>
        <w:r w:rsidR="00E93231" w:rsidRPr="001F0B56" w:rsidDel="00FF56D4">
          <w:rPr>
            <w:rFonts w:cstheme="minorHAnsi"/>
            <w:sz w:val="24"/>
            <w:szCs w:val="24"/>
          </w:rPr>
          <w:tab/>
        </w:r>
      </w:del>
      <w:del w:id="910" w:author="Guduguntla Shivani" w:date="2025-10-07T11:07:00Z" w16du:dateUtc="2025-10-07T05:37:00Z">
        <w:r w:rsidR="00E93231" w:rsidRPr="001F0B56" w:rsidDel="0099430C">
          <w:rPr>
            <w:rFonts w:cstheme="minorHAnsi"/>
            <w:sz w:val="24"/>
            <w:szCs w:val="24"/>
          </w:rPr>
          <w:delText xml:space="preserve">Please Indicate your level of satisfaction with the following </w:delText>
        </w:r>
        <w:r w:rsidRPr="001F0B56" w:rsidDel="0099430C">
          <w:rPr>
            <w:rFonts w:cstheme="minorHAnsi"/>
            <w:sz w:val="24"/>
            <w:szCs w:val="24"/>
          </w:rPr>
          <w:delText>Commercial function</w:delText>
        </w:r>
        <w:r w:rsidR="00A63A1A" w:rsidRPr="001F0B56" w:rsidDel="0099430C">
          <w:rPr>
            <w:rFonts w:cstheme="minorHAnsi"/>
            <w:sz w:val="24"/>
            <w:szCs w:val="24"/>
          </w:rPr>
          <w:delText xml:space="preserve">s </w:delText>
        </w:r>
        <w:r w:rsidR="00E93231" w:rsidRPr="001F0B56" w:rsidDel="0099430C">
          <w:rPr>
            <w:rFonts w:cstheme="minorHAnsi"/>
            <w:sz w:val="24"/>
            <w:szCs w:val="24"/>
          </w:rPr>
          <w:delText>related attributes</w:delText>
        </w:r>
      </w:del>
      <w:del w:id="911" w:author="Guduguntla Shivani" w:date="2025-10-14T15:07:00Z" w16du:dateUtc="2025-10-14T09:37:00Z">
        <w:r w:rsidR="00B655F2" w:rsidRPr="001F0B56" w:rsidDel="00FF56D4">
          <w:rPr>
            <w:rFonts w:cstheme="minorHAnsi"/>
            <w:sz w:val="24"/>
            <w:szCs w:val="24"/>
          </w:rPr>
          <w:delText>.</w:delText>
        </w:r>
        <w:r w:rsidR="00E93231" w:rsidRPr="001F0B56" w:rsidDel="00FF56D4">
          <w:rPr>
            <w:rFonts w:cstheme="minorHAnsi"/>
            <w:sz w:val="24"/>
            <w:szCs w:val="24"/>
          </w:rPr>
          <w:delText xml:space="preserve"> (SC)</w:delText>
        </w:r>
      </w:del>
    </w:p>
    <w:p w14:paraId="336479A1" w14:textId="4234EF12" w:rsidR="00E93231" w:rsidRPr="001F0B56" w:rsidDel="00FF56D4" w:rsidRDefault="00E93231" w:rsidP="00E93231">
      <w:pPr>
        <w:spacing w:after="0"/>
        <w:rPr>
          <w:del w:id="912" w:author="Guduguntla Shivani" w:date="2025-10-14T15:07:00Z" w16du:dateUtc="2025-10-14T09:37:00Z"/>
          <w:rFonts w:cstheme="minorHAnsi"/>
          <w:sz w:val="24"/>
          <w:szCs w:val="24"/>
        </w:rPr>
      </w:pPr>
    </w:p>
    <w:tbl>
      <w:tblPr>
        <w:tblStyle w:val="TableGrid0"/>
        <w:tblW w:w="8879" w:type="dxa"/>
        <w:tblInd w:w="137" w:type="dxa"/>
        <w:tblCellMar>
          <w:top w:w="5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778"/>
        <w:gridCol w:w="1317"/>
        <w:gridCol w:w="1317"/>
        <w:gridCol w:w="1357"/>
        <w:gridCol w:w="1055"/>
        <w:gridCol w:w="1055"/>
      </w:tblGrid>
      <w:tr w:rsidR="002216BA" w:rsidRPr="001F0B56" w:rsidDel="00FF56D4" w14:paraId="62C0A4FA" w14:textId="23CAD9F4" w:rsidTr="007006F0">
        <w:trPr>
          <w:trHeight w:val="566"/>
          <w:del w:id="913" w:author="Guduguntla Shivani" w:date="2025-10-14T15:07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EE21" w14:textId="53CD0D08" w:rsidR="002216BA" w:rsidRPr="001F0B56" w:rsidDel="00FF56D4" w:rsidRDefault="002216BA" w:rsidP="002216BA">
            <w:pPr>
              <w:tabs>
                <w:tab w:val="center" w:pos="2620"/>
              </w:tabs>
              <w:rPr>
                <w:del w:id="914" w:author="Guduguntla Shivani" w:date="2025-10-14T15:07:00Z" w16du:dateUtc="2025-10-14T09:37:00Z"/>
                <w:rFonts w:cstheme="minorHAnsi"/>
                <w:b/>
                <w:bCs/>
                <w:sz w:val="24"/>
                <w:szCs w:val="24"/>
              </w:rPr>
            </w:pPr>
            <w:del w:id="915" w:author="Guduguntla Shivani" w:date="2025-10-14T15:07:00Z" w16du:dateUtc="2025-10-14T09:37:00Z">
              <w:r w:rsidRPr="001F0B56" w:rsidDel="00FF56D4">
                <w:rPr>
                  <w:rFonts w:cstheme="minorHAnsi"/>
                  <w:b/>
                  <w:bCs/>
                  <w:sz w:val="24"/>
                  <w:szCs w:val="24"/>
                </w:rPr>
                <w:delText>Commercial functions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3D42" w14:textId="05217DE2" w:rsidR="002216BA" w:rsidRPr="001F0B56" w:rsidDel="00FF56D4" w:rsidRDefault="002216BA" w:rsidP="002216BA">
            <w:pPr>
              <w:ind w:left="5"/>
              <w:jc w:val="center"/>
              <w:rPr>
                <w:del w:id="916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17" w:author="Guduguntla Shivani" w:date="2025-10-14T15:07:00Z" w16du:dateUtc="2025-10-14T09:37:00Z">
              <w:r w:rsidRPr="001F0B56" w:rsidDel="00FF56D4">
                <w:rPr>
                  <w:rFonts w:cstheme="minorHAnsi"/>
                  <w:i/>
                  <w:sz w:val="24"/>
                  <w:szCs w:val="24"/>
                </w:rPr>
                <w:delText>Very Unsatisfied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0DB94" w14:textId="6809E8B4" w:rsidR="002216BA" w:rsidRPr="001F0B56" w:rsidDel="00FF56D4" w:rsidRDefault="002216BA" w:rsidP="002216BA">
            <w:pPr>
              <w:ind w:left="5"/>
              <w:jc w:val="center"/>
              <w:rPr>
                <w:del w:id="918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19" w:author="Guduguntla Shivani" w:date="2025-10-14T15:07:00Z" w16du:dateUtc="2025-10-14T09:37:00Z">
              <w:r w:rsidRPr="001F0B56" w:rsidDel="00FF56D4">
                <w:rPr>
                  <w:rFonts w:cstheme="minorHAnsi"/>
                  <w:i/>
                  <w:sz w:val="24"/>
                  <w:szCs w:val="24"/>
                </w:rPr>
                <w:delText>Unsatisfied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84FF" w14:textId="4DCDCFBA" w:rsidR="002216BA" w:rsidRPr="001F0B56" w:rsidDel="00FF56D4" w:rsidRDefault="002216BA" w:rsidP="002216BA">
            <w:pPr>
              <w:ind w:left="5"/>
              <w:jc w:val="center"/>
              <w:rPr>
                <w:del w:id="920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21" w:author="Guduguntla Shivani" w:date="2025-10-14T15:07:00Z" w16du:dateUtc="2025-10-14T09:37:00Z">
              <w:r w:rsidRPr="001F0B56" w:rsidDel="00FF56D4">
                <w:rPr>
                  <w:rFonts w:cstheme="minorHAnsi"/>
                  <w:i/>
                  <w:sz w:val="24"/>
                  <w:szCs w:val="24"/>
                </w:rPr>
                <w:delText>Moderately Satisfied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0860" w14:textId="7F15BAD0" w:rsidR="002216BA" w:rsidRPr="001F0B56" w:rsidDel="00FF56D4" w:rsidRDefault="002216BA" w:rsidP="002216BA">
            <w:pPr>
              <w:ind w:left="5"/>
              <w:jc w:val="center"/>
              <w:rPr>
                <w:del w:id="922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23" w:author="Guduguntla Shivani" w:date="2025-10-14T15:07:00Z" w16du:dateUtc="2025-10-14T09:37:00Z">
              <w:r w:rsidRPr="001F0B56" w:rsidDel="00FF56D4">
                <w:rPr>
                  <w:rFonts w:cstheme="minorHAnsi"/>
                  <w:i/>
                  <w:sz w:val="24"/>
                  <w:szCs w:val="24"/>
                </w:rPr>
                <w:delText>Satisfied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0745" w14:textId="1E46F8FE" w:rsidR="002216BA" w:rsidRPr="001F0B56" w:rsidDel="00FF56D4" w:rsidRDefault="002216BA" w:rsidP="002216BA">
            <w:pPr>
              <w:ind w:left="5"/>
              <w:jc w:val="center"/>
              <w:rPr>
                <w:del w:id="924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25" w:author="Guduguntla Shivani" w:date="2025-10-14T15:07:00Z" w16du:dateUtc="2025-10-14T09:37:00Z">
              <w:r w:rsidRPr="001F0B56" w:rsidDel="00FF56D4">
                <w:rPr>
                  <w:rFonts w:cstheme="minorHAnsi"/>
                  <w:i/>
                  <w:sz w:val="24"/>
                  <w:szCs w:val="24"/>
                </w:rPr>
                <w:delText>Very Satisfied</w:delText>
              </w:r>
            </w:del>
          </w:p>
        </w:tc>
      </w:tr>
      <w:tr w:rsidR="00E93231" w:rsidRPr="001F0B56" w:rsidDel="00FF56D4" w14:paraId="50FF7CF7" w14:textId="5FBC925F" w:rsidTr="007006F0">
        <w:trPr>
          <w:trHeight w:val="566"/>
          <w:del w:id="926" w:author="Guduguntla Shivani" w:date="2025-10-14T15:07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EC88" w14:textId="79EC3E00" w:rsidR="00E93231" w:rsidRPr="001F0B56" w:rsidDel="00FF56D4" w:rsidRDefault="00E93231" w:rsidP="00E93231">
            <w:pPr>
              <w:tabs>
                <w:tab w:val="center" w:pos="2620"/>
              </w:tabs>
              <w:spacing w:line="259" w:lineRule="auto"/>
              <w:rPr>
                <w:del w:id="927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28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 xml:space="preserve">1. </w:delText>
              </w:r>
              <w:r w:rsidR="0097598A" w:rsidRPr="001F0B56" w:rsidDel="00FF56D4">
                <w:rPr>
                  <w:rFonts w:cstheme="minorHAnsi"/>
                  <w:sz w:val="24"/>
                  <w:szCs w:val="24"/>
                </w:rPr>
                <w:delText>Accuracy of Payment Security</w:delText>
              </w:r>
              <w:r w:rsidR="00544D58" w:rsidRPr="001F0B56" w:rsidDel="00FF56D4">
                <w:rPr>
                  <w:rFonts w:cstheme="minorHAnsi"/>
                  <w:sz w:val="24"/>
                  <w:szCs w:val="24"/>
                </w:rPr>
                <w:delText xml:space="preserve"> BG</w:delText>
              </w:r>
              <w:r w:rsidR="0097598A" w:rsidRPr="001F0B56" w:rsidDel="00FF56D4">
                <w:rPr>
                  <w:rFonts w:cstheme="minorHAnsi"/>
                  <w:sz w:val="24"/>
                  <w:szCs w:val="24"/>
                </w:rPr>
                <w:delText xml:space="preserve"> calculation</w:delText>
              </w:r>
              <w:r w:rsidRPr="001F0B56" w:rsidDel="00FF56D4">
                <w:rPr>
                  <w:rFonts w:cstheme="minorHAnsi"/>
                  <w:sz w:val="24"/>
                  <w:szCs w:val="24"/>
                </w:rPr>
                <w:delText xml:space="preserve"> </w:delText>
              </w:r>
              <w:r w:rsidR="0097598A" w:rsidRPr="001F0B56" w:rsidDel="00FF56D4">
                <w:rPr>
                  <w:rFonts w:cstheme="minorHAnsi"/>
                  <w:sz w:val="24"/>
                  <w:szCs w:val="24"/>
                </w:rPr>
                <w:delText>provided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FCB7D" w14:textId="3F4A7617" w:rsidR="00E93231" w:rsidRPr="001F0B56" w:rsidDel="00FF56D4" w:rsidRDefault="00E93231" w:rsidP="00E93231">
            <w:pPr>
              <w:spacing w:line="259" w:lineRule="auto"/>
              <w:ind w:left="5"/>
              <w:jc w:val="center"/>
              <w:rPr>
                <w:del w:id="929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30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E4916" w14:textId="11638040" w:rsidR="00E93231" w:rsidRPr="001F0B56" w:rsidDel="00FF56D4" w:rsidRDefault="00E93231" w:rsidP="00E93231">
            <w:pPr>
              <w:ind w:left="5"/>
              <w:jc w:val="center"/>
              <w:rPr>
                <w:del w:id="931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32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6A032" w14:textId="600ABA27" w:rsidR="00E93231" w:rsidRPr="001F0B56" w:rsidDel="00FF56D4" w:rsidRDefault="00E93231" w:rsidP="00E93231">
            <w:pPr>
              <w:ind w:left="5"/>
              <w:jc w:val="center"/>
              <w:rPr>
                <w:del w:id="933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34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C516A" w14:textId="51DC4892" w:rsidR="00E93231" w:rsidRPr="001F0B56" w:rsidDel="00FF56D4" w:rsidRDefault="00E93231" w:rsidP="00E93231">
            <w:pPr>
              <w:ind w:left="5"/>
              <w:jc w:val="center"/>
              <w:rPr>
                <w:del w:id="935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36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C32A3" w14:textId="3C81EF0D" w:rsidR="00E93231" w:rsidRPr="001F0B56" w:rsidDel="00FF56D4" w:rsidRDefault="00E93231" w:rsidP="00E93231">
            <w:pPr>
              <w:ind w:left="5"/>
              <w:jc w:val="center"/>
              <w:rPr>
                <w:del w:id="937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38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97598A" w:rsidRPr="001F0B56" w:rsidDel="00FF56D4" w14:paraId="36842C54" w14:textId="0525F714" w:rsidTr="007006F0">
        <w:trPr>
          <w:trHeight w:val="545"/>
          <w:del w:id="939" w:author="Guduguntla Shivani" w:date="2025-10-14T15:07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0331" w14:textId="58F17251" w:rsidR="0097598A" w:rsidRPr="001F0B56" w:rsidDel="00FF56D4" w:rsidRDefault="0097598A" w:rsidP="0097598A">
            <w:pPr>
              <w:tabs>
                <w:tab w:val="center" w:pos="3012"/>
              </w:tabs>
              <w:rPr>
                <w:del w:id="940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41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 xml:space="preserve">2. </w:delText>
              </w:r>
            </w:del>
            <w:del w:id="942" w:author="Guduguntla Shivani" w:date="2025-10-07T11:08:00Z" w16du:dateUtc="2025-10-07T05:38:00Z">
              <w:r w:rsidRPr="001F0B56" w:rsidDel="0099430C">
                <w:rPr>
                  <w:rFonts w:cstheme="minorHAnsi"/>
                  <w:sz w:val="24"/>
                  <w:szCs w:val="24"/>
                </w:rPr>
                <w:delText xml:space="preserve">Completeness of documentation with invoice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6B7C" w14:textId="4E6F8220" w:rsidR="0097598A" w:rsidRPr="001F0B56" w:rsidDel="00FF56D4" w:rsidRDefault="0097598A" w:rsidP="0097598A">
            <w:pPr>
              <w:ind w:left="5"/>
              <w:jc w:val="center"/>
              <w:rPr>
                <w:del w:id="943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44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311D" w14:textId="737EA191" w:rsidR="0097598A" w:rsidRPr="001F0B56" w:rsidDel="00FF56D4" w:rsidRDefault="0097598A" w:rsidP="0097598A">
            <w:pPr>
              <w:ind w:left="5"/>
              <w:jc w:val="center"/>
              <w:rPr>
                <w:del w:id="945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46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200CD" w14:textId="66A93BF7" w:rsidR="0097598A" w:rsidRPr="001F0B56" w:rsidDel="00FF56D4" w:rsidRDefault="0097598A" w:rsidP="0097598A">
            <w:pPr>
              <w:ind w:left="5"/>
              <w:jc w:val="center"/>
              <w:rPr>
                <w:del w:id="947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48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57517" w14:textId="780E3A12" w:rsidR="0097598A" w:rsidRPr="001F0B56" w:rsidDel="00FF56D4" w:rsidRDefault="0097598A" w:rsidP="0097598A">
            <w:pPr>
              <w:ind w:left="5"/>
              <w:jc w:val="center"/>
              <w:rPr>
                <w:del w:id="949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50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9CB2B" w14:textId="4FD04CFA" w:rsidR="0097598A" w:rsidRPr="001F0B56" w:rsidDel="00FF56D4" w:rsidRDefault="0097598A" w:rsidP="0097598A">
            <w:pPr>
              <w:ind w:left="5"/>
              <w:jc w:val="center"/>
              <w:rPr>
                <w:del w:id="951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52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97598A" w:rsidRPr="001F0B56" w:rsidDel="00FF56D4" w14:paraId="27543E94" w14:textId="451B9ED3" w:rsidTr="007006F0">
        <w:trPr>
          <w:trHeight w:val="545"/>
          <w:del w:id="953" w:author="Guduguntla Shivani" w:date="2025-10-14T15:07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682A" w14:textId="0EA87D76" w:rsidR="0097598A" w:rsidRPr="001F0B56" w:rsidDel="00FF56D4" w:rsidRDefault="0097598A" w:rsidP="0097598A">
            <w:pPr>
              <w:tabs>
                <w:tab w:val="center" w:pos="3012"/>
              </w:tabs>
              <w:spacing w:line="259" w:lineRule="auto"/>
              <w:rPr>
                <w:del w:id="954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55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 xml:space="preserve">3. </w:delText>
              </w:r>
            </w:del>
            <w:del w:id="956" w:author="Guduguntla Shivani" w:date="2025-10-07T11:08:00Z" w16du:dateUtc="2025-10-07T05:38:00Z">
              <w:r w:rsidRPr="001F0B56" w:rsidDel="0099430C">
                <w:rPr>
                  <w:rFonts w:cstheme="minorHAnsi"/>
                  <w:sz w:val="24"/>
                  <w:szCs w:val="24"/>
                </w:rPr>
                <w:delText xml:space="preserve">Timely sharing of invoices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9B7F8" w14:textId="211A8274" w:rsidR="0097598A" w:rsidRPr="001F0B56" w:rsidDel="00FF56D4" w:rsidRDefault="0097598A" w:rsidP="0097598A">
            <w:pPr>
              <w:spacing w:line="259" w:lineRule="auto"/>
              <w:ind w:left="5"/>
              <w:jc w:val="center"/>
              <w:rPr>
                <w:del w:id="957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58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3A571" w14:textId="7CCE917A" w:rsidR="0097598A" w:rsidRPr="001F0B56" w:rsidDel="00FF56D4" w:rsidRDefault="0097598A" w:rsidP="0097598A">
            <w:pPr>
              <w:ind w:left="5"/>
              <w:jc w:val="center"/>
              <w:rPr>
                <w:del w:id="959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60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E61A" w14:textId="47F22CDC" w:rsidR="0097598A" w:rsidRPr="001F0B56" w:rsidDel="00FF56D4" w:rsidRDefault="0097598A" w:rsidP="0097598A">
            <w:pPr>
              <w:ind w:left="5"/>
              <w:jc w:val="center"/>
              <w:rPr>
                <w:del w:id="961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62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E2546" w14:textId="61A0F897" w:rsidR="0097598A" w:rsidRPr="001F0B56" w:rsidDel="00FF56D4" w:rsidRDefault="0097598A" w:rsidP="0097598A">
            <w:pPr>
              <w:ind w:left="5"/>
              <w:jc w:val="center"/>
              <w:rPr>
                <w:del w:id="963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64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C040" w14:textId="447E875C" w:rsidR="0097598A" w:rsidRPr="001F0B56" w:rsidDel="00FF56D4" w:rsidRDefault="0097598A" w:rsidP="0097598A">
            <w:pPr>
              <w:ind w:left="5"/>
              <w:jc w:val="center"/>
              <w:rPr>
                <w:del w:id="965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66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97598A" w:rsidRPr="001F0B56" w:rsidDel="00FF56D4" w14:paraId="1083E374" w14:textId="651AD7EC" w:rsidTr="007006F0">
        <w:trPr>
          <w:trHeight w:val="569"/>
          <w:del w:id="967" w:author="Guduguntla Shivani" w:date="2025-10-14T15:07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79BF" w14:textId="5E35A661" w:rsidR="0097598A" w:rsidRPr="001F0B56" w:rsidDel="00FF56D4" w:rsidRDefault="0097598A" w:rsidP="0097598A">
            <w:pPr>
              <w:tabs>
                <w:tab w:val="center" w:pos="2727"/>
              </w:tabs>
              <w:rPr>
                <w:del w:id="968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69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 xml:space="preserve">4. Accuracy of invoices provided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88740" w14:textId="742569A1" w:rsidR="0097598A" w:rsidRPr="001F0B56" w:rsidDel="00FF56D4" w:rsidRDefault="0097598A" w:rsidP="0097598A">
            <w:pPr>
              <w:ind w:left="5"/>
              <w:jc w:val="center"/>
              <w:rPr>
                <w:del w:id="970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71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98D8C" w14:textId="21FD80FA" w:rsidR="0097598A" w:rsidRPr="001F0B56" w:rsidDel="00FF56D4" w:rsidRDefault="0097598A" w:rsidP="0097598A">
            <w:pPr>
              <w:ind w:left="5"/>
              <w:jc w:val="center"/>
              <w:rPr>
                <w:del w:id="972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73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811E6" w14:textId="4972709D" w:rsidR="0097598A" w:rsidRPr="001F0B56" w:rsidDel="00FF56D4" w:rsidRDefault="0097598A" w:rsidP="0097598A">
            <w:pPr>
              <w:ind w:left="5"/>
              <w:jc w:val="center"/>
              <w:rPr>
                <w:del w:id="974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75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5675" w14:textId="146E9BB7" w:rsidR="0097598A" w:rsidRPr="001F0B56" w:rsidDel="00FF56D4" w:rsidRDefault="0097598A" w:rsidP="0097598A">
            <w:pPr>
              <w:ind w:left="5"/>
              <w:jc w:val="center"/>
              <w:rPr>
                <w:del w:id="976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77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89F4B" w14:textId="46B69264" w:rsidR="0097598A" w:rsidRPr="001F0B56" w:rsidDel="00FF56D4" w:rsidRDefault="0097598A" w:rsidP="0097598A">
            <w:pPr>
              <w:ind w:left="5"/>
              <w:jc w:val="center"/>
              <w:rPr>
                <w:del w:id="978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79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97598A" w:rsidRPr="001F0B56" w:rsidDel="00FF56D4" w14:paraId="1CB54A9A" w14:textId="37D21D1B" w:rsidTr="007006F0">
        <w:trPr>
          <w:trHeight w:val="569"/>
          <w:del w:id="980" w:author="Guduguntla Shivani" w:date="2025-10-14T15:07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9F80" w14:textId="28158865" w:rsidR="0097598A" w:rsidRPr="001F0B56" w:rsidDel="00FF56D4" w:rsidRDefault="0097598A" w:rsidP="0097598A">
            <w:pPr>
              <w:tabs>
                <w:tab w:val="center" w:pos="2727"/>
              </w:tabs>
              <w:spacing w:line="259" w:lineRule="auto"/>
              <w:rPr>
                <w:del w:id="981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82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 xml:space="preserve">5.  Responsiveness of the Finance team in case of discrepancy </w:delText>
              </w:r>
              <w:r w:rsidR="008049A1" w:rsidRPr="001F0B56" w:rsidDel="00FF56D4">
                <w:rPr>
                  <w:rFonts w:cstheme="minorHAnsi"/>
                  <w:sz w:val="24"/>
                  <w:szCs w:val="24"/>
                </w:rPr>
                <w:delText xml:space="preserve">/ queries </w:delText>
              </w:r>
              <w:r w:rsidRPr="001F0B56" w:rsidDel="00FF56D4">
                <w:rPr>
                  <w:rFonts w:cstheme="minorHAnsi"/>
                  <w:sz w:val="24"/>
                  <w:szCs w:val="24"/>
                </w:rPr>
                <w:delText xml:space="preserve">in invoice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8BA7B" w14:textId="6DFE7560" w:rsidR="0097598A" w:rsidRPr="001F0B56" w:rsidDel="00FF56D4" w:rsidRDefault="0097598A" w:rsidP="0097598A">
            <w:pPr>
              <w:spacing w:line="259" w:lineRule="auto"/>
              <w:ind w:left="5"/>
              <w:jc w:val="center"/>
              <w:rPr>
                <w:del w:id="983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84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6D761" w14:textId="05AF49BF" w:rsidR="0097598A" w:rsidRPr="001F0B56" w:rsidDel="00FF56D4" w:rsidRDefault="0097598A" w:rsidP="0097598A">
            <w:pPr>
              <w:ind w:left="5"/>
              <w:jc w:val="center"/>
              <w:rPr>
                <w:del w:id="985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86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15DC9" w14:textId="7007C04B" w:rsidR="0097598A" w:rsidRPr="001F0B56" w:rsidDel="00FF56D4" w:rsidRDefault="0097598A" w:rsidP="0097598A">
            <w:pPr>
              <w:ind w:left="5"/>
              <w:jc w:val="center"/>
              <w:rPr>
                <w:del w:id="987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88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7AEAE" w14:textId="79296975" w:rsidR="0097598A" w:rsidRPr="001F0B56" w:rsidDel="00FF56D4" w:rsidRDefault="0097598A" w:rsidP="0097598A">
            <w:pPr>
              <w:ind w:left="5"/>
              <w:jc w:val="center"/>
              <w:rPr>
                <w:del w:id="989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90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507B3" w14:textId="0735D8FD" w:rsidR="0097598A" w:rsidRPr="001F0B56" w:rsidDel="00FF56D4" w:rsidRDefault="0097598A" w:rsidP="0097598A">
            <w:pPr>
              <w:ind w:left="5"/>
              <w:jc w:val="center"/>
              <w:rPr>
                <w:del w:id="991" w:author="Guduguntla Shivani" w:date="2025-10-14T15:07:00Z" w16du:dateUtc="2025-10-14T09:37:00Z"/>
                <w:rFonts w:cstheme="minorHAnsi"/>
                <w:sz w:val="24"/>
                <w:szCs w:val="24"/>
              </w:rPr>
            </w:pPr>
            <w:del w:id="992" w:author="Guduguntla Shivani" w:date="2025-10-14T15:07:00Z" w16du:dateUtc="2025-10-14T09:37:00Z">
              <w:r w:rsidRPr="001F0B56" w:rsidDel="00FF56D4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97598A" w:rsidRPr="001F0B56" w:rsidDel="0099430C" w14:paraId="5C08606C" w14:textId="287C6C56" w:rsidTr="002F265C">
        <w:trPr>
          <w:trHeight w:val="569"/>
          <w:del w:id="993" w:author="Guduguntla Shivani" w:date="2025-10-07T11:07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EE8E" w14:textId="2CC6B6B5" w:rsidR="0097598A" w:rsidRPr="001F0B56" w:rsidDel="0099430C" w:rsidRDefault="0097598A" w:rsidP="0097598A">
            <w:pPr>
              <w:tabs>
                <w:tab w:val="center" w:pos="2727"/>
              </w:tabs>
              <w:rPr>
                <w:del w:id="994" w:author="Guduguntla Shivani" w:date="2025-10-07T11:07:00Z" w16du:dateUtc="2025-10-07T05:37:00Z"/>
                <w:rFonts w:cstheme="minorHAnsi"/>
                <w:sz w:val="24"/>
                <w:szCs w:val="24"/>
              </w:rPr>
            </w:pPr>
            <w:del w:id="995" w:author="Guduguntla Shivani" w:date="2025-10-07T11:07:00Z" w16du:dateUtc="2025-10-07T05:37:00Z">
              <w:r w:rsidRPr="001F0B56" w:rsidDel="0099430C">
                <w:rPr>
                  <w:rFonts w:cstheme="minorHAnsi"/>
                  <w:sz w:val="24"/>
                  <w:szCs w:val="24"/>
                </w:rPr>
                <w:delText>6. Overall rating on invoicing and payment collection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28A77" w14:textId="0CEE004F" w:rsidR="0097598A" w:rsidRPr="001F0B56" w:rsidDel="0099430C" w:rsidRDefault="0097598A" w:rsidP="0097598A">
            <w:pPr>
              <w:ind w:left="5"/>
              <w:jc w:val="center"/>
              <w:rPr>
                <w:del w:id="996" w:author="Guduguntla Shivani" w:date="2025-10-07T11:07:00Z" w16du:dateUtc="2025-10-07T05:37:00Z"/>
                <w:rFonts w:cstheme="minorHAnsi"/>
                <w:sz w:val="24"/>
                <w:szCs w:val="24"/>
              </w:rPr>
            </w:pPr>
            <w:del w:id="997" w:author="Guduguntla Shivani" w:date="2025-10-07T11:07:00Z" w16du:dateUtc="2025-10-07T05:37:00Z">
              <w:r w:rsidRPr="001F0B56" w:rsidDel="0099430C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B8A4" w14:textId="76125E1A" w:rsidR="0097598A" w:rsidRPr="001F0B56" w:rsidDel="0099430C" w:rsidRDefault="0097598A" w:rsidP="0097598A">
            <w:pPr>
              <w:ind w:left="5"/>
              <w:jc w:val="center"/>
              <w:rPr>
                <w:del w:id="998" w:author="Guduguntla Shivani" w:date="2025-10-07T11:07:00Z" w16du:dateUtc="2025-10-07T05:37:00Z"/>
                <w:rFonts w:cstheme="minorHAnsi"/>
                <w:sz w:val="24"/>
                <w:szCs w:val="24"/>
              </w:rPr>
            </w:pPr>
            <w:del w:id="999" w:author="Guduguntla Shivani" w:date="2025-10-07T11:07:00Z" w16du:dateUtc="2025-10-07T05:37:00Z">
              <w:r w:rsidRPr="001F0B56" w:rsidDel="0099430C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65B60" w14:textId="54E855C7" w:rsidR="0097598A" w:rsidRPr="001F0B56" w:rsidDel="0099430C" w:rsidRDefault="0097598A" w:rsidP="0097598A">
            <w:pPr>
              <w:ind w:left="5"/>
              <w:jc w:val="center"/>
              <w:rPr>
                <w:del w:id="1000" w:author="Guduguntla Shivani" w:date="2025-10-07T11:07:00Z" w16du:dateUtc="2025-10-07T05:37:00Z"/>
                <w:rFonts w:cstheme="minorHAnsi"/>
                <w:sz w:val="24"/>
                <w:szCs w:val="24"/>
              </w:rPr>
            </w:pPr>
            <w:del w:id="1001" w:author="Guduguntla Shivani" w:date="2025-10-07T11:07:00Z" w16du:dateUtc="2025-10-07T05:37:00Z">
              <w:r w:rsidRPr="001F0B56" w:rsidDel="0099430C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C3CBB" w14:textId="6F2B9625" w:rsidR="0097598A" w:rsidRPr="001F0B56" w:rsidDel="0099430C" w:rsidRDefault="0097598A" w:rsidP="0097598A">
            <w:pPr>
              <w:ind w:left="5"/>
              <w:jc w:val="center"/>
              <w:rPr>
                <w:del w:id="1002" w:author="Guduguntla Shivani" w:date="2025-10-07T11:07:00Z" w16du:dateUtc="2025-10-07T05:37:00Z"/>
                <w:rFonts w:cstheme="minorHAnsi"/>
                <w:sz w:val="24"/>
                <w:szCs w:val="24"/>
              </w:rPr>
            </w:pPr>
            <w:del w:id="1003" w:author="Guduguntla Shivani" w:date="2025-10-07T11:07:00Z" w16du:dateUtc="2025-10-07T05:37:00Z">
              <w:r w:rsidRPr="001F0B56" w:rsidDel="0099430C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29705" w14:textId="10D72393" w:rsidR="0097598A" w:rsidRPr="001F0B56" w:rsidDel="0099430C" w:rsidRDefault="0097598A" w:rsidP="0097598A">
            <w:pPr>
              <w:ind w:left="5"/>
              <w:jc w:val="center"/>
              <w:rPr>
                <w:del w:id="1004" w:author="Guduguntla Shivani" w:date="2025-10-07T11:07:00Z" w16du:dateUtc="2025-10-07T05:37:00Z"/>
                <w:rFonts w:cstheme="minorHAnsi"/>
                <w:sz w:val="24"/>
                <w:szCs w:val="24"/>
              </w:rPr>
            </w:pPr>
            <w:del w:id="1005" w:author="Guduguntla Shivani" w:date="2025-10-07T11:07:00Z" w16du:dateUtc="2025-10-07T05:37:00Z">
              <w:r w:rsidRPr="001F0B56" w:rsidDel="0099430C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</w:tbl>
    <w:p w14:paraId="534D1DDA" w14:textId="12B35B52" w:rsidR="00E93231" w:rsidRPr="001F0B56" w:rsidDel="00FF56D4" w:rsidRDefault="00E93231" w:rsidP="000704B0">
      <w:pPr>
        <w:spacing w:after="27"/>
        <w:rPr>
          <w:del w:id="1006" w:author="Guduguntla Shivani" w:date="2025-10-14T15:07:00Z" w16du:dateUtc="2025-10-14T09:37:00Z"/>
          <w:rFonts w:cstheme="minorHAnsi"/>
          <w:sz w:val="24"/>
          <w:szCs w:val="24"/>
        </w:rPr>
      </w:pPr>
    </w:p>
    <w:p w14:paraId="339A8CD5" w14:textId="6EDB73FE" w:rsidR="008A5B9C" w:rsidRPr="001F0B56" w:rsidDel="00857C8E" w:rsidRDefault="008A5B9C">
      <w:pPr>
        <w:spacing w:after="1" w:line="256" w:lineRule="auto"/>
        <w:ind w:left="720" w:hanging="720"/>
        <w:rPr>
          <w:del w:id="1007" w:author="Guduguntla Shivani" w:date="2025-10-08T09:29:00Z" w16du:dateUtc="2025-10-08T03:59:00Z"/>
          <w:rFonts w:cstheme="minorHAnsi"/>
          <w:sz w:val="24"/>
          <w:szCs w:val="24"/>
        </w:rPr>
      </w:pPr>
      <w:del w:id="1008" w:author="Guduguntla Shivani" w:date="2025-10-08T09:29:00Z" w16du:dateUtc="2025-10-08T03:59:00Z">
        <w:r w:rsidRPr="001F0B56" w:rsidDel="00857C8E">
          <w:rPr>
            <w:rFonts w:cstheme="minorHAnsi"/>
            <w:sz w:val="24"/>
            <w:szCs w:val="24"/>
          </w:rPr>
          <w:delText>C2.</w:delText>
        </w:r>
      </w:del>
      <w:r w:rsidRPr="001F0B56">
        <w:rPr>
          <w:rFonts w:cstheme="minorHAnsi"/>
          <w:sz w:val="24"/>
          <w:szCs w:val="24"/>
        </w:rPr>
        <w:tab/>
      </w:r>
      <w:del w:id="1009" w:author="Guduguntla Shivani" w:date="2025-10-07T11:09:00Z" w16du:dateUtc="2025-10-07T05:39:00Z">
        <w:r w:rsidRPr="001F0B56" w:rsidDel="0099430C">
          <w:rPr>
            <w:rFonts w:cstheme="minorHAnsi"/>
            <w:sz w:val="24"/>
            <w:szCs w:val="24"/>
          </w:rPr>
          <w:delText>Please provide reason for your dissatisfaction rating (codes 1</w:delText>
        </w:r>
        <w:r w:rsidR="00371F1E" w:rsidRPr="001F0B56" w:rsidDel="0099430C">
          <w:rPr>
            <w:rFonts w:cstheme="minorHAnsi"/>
            <w:sz w:val="24"/>
            <w:szCs w:val="24"/>
          </w:rPr>
          <w:delText xml:space="preserve">, </w:delText>
        </w:r>
        <w:r w:rsidRPr="001F0B56" w:rsidDel="0099430C">
          <w:rPr>
            <w:rFonts w:cstheme="minorHAnsi"/>
            <w:sz w:val="24"/>
            <w:szCs w:val="24"/>
          </w:rPr>
          <w:delText>2</w:delText>
        </w:r>
        <w:r w:rsidR="00371F1E" w:rsidRPr="001F0B56" w:rsidDel="0099430C">
          <w:rPr>
            <w:rFonts w:cstheme="minorHAnsi"/>
            <w:sz w:val="24"/>
            <w:szCs w:val="24"/>
          </w:rPr>
          <w:delText xml:space="preserve"> &amp; 3</w:delText>
        </w:r>
        <w:r w:rsidRPr="001F0B56" w:rsidDel="0099430C">
          <w:rPr>
            <w:rFonts w:cstheme="minorHAnsi"/>
            <w:sz w:val="24"/>
            <w:szCs w:val="24"/>
          </w:rPr>
          <w:delText>) on any attribute listed above for</w:delText>
        </w:r>
        <w:r w:rsidR="00E223C6" w:rsidRPr="001F0B56" w:rsidDel="0099430C">
          <w:rPr>
            <w:rFonts w:cstheme="minorHAnsi"/>
            <w:sz w:val="24"/>
            <w:szCs w:val="24"/>
          </w:rPr>
          <w:delText xml:space="preserve"> </w:delText>
        </w:r>
        <w:r w:rsidRPr="001F0B56" w:rsidDel="0099430C">
          <w:rPr>
            <w:rFonts w:cstheme="minorHAnsi"/>
            <w:b/>
            <w:bCs/>
            <w:sz w:val="24"/>
            <w:szCs w:val="24"/>
          </w:rPr>
          <w:delText>Commercial functions</w:delText>
        </w:r>
      </w:del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8A5B9C" w:rsidRPr="001F0B56" w:rsidDel="00857C8E" w14:paraId="1A00B40F" w14:textId="355CF85B" w:rsidTr="00857C8E">
        <w:trPr>
          <w:trHeight w:val="663"/>
          <w:del w:id="1010" w:author="Guduguntla Shivani" w:date="2025-10-08T09:29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5642" w14:textId="12799CC0" w:rsidR="008A5B9C" w:rsidRPr="001F0B56" w:rsidDel="00857C8E" w:rsidRDefault="008A5B9C">
            <w:pPr>
              <w:spacing w:after="1" w:line="256" w:lineRule="auto"/>
              <w:ind w:left="720" w:hanging="720"/>
              <w:rPr>
                <w:del w:id="1011" w:author="Guduguntla Shivani" w:date="2025-10-08T09:29:00Z" w16du:dateUtc="2025-10-08T03:59:00Z"/>
                <w:rFonts w:cstheme="minorHAnsi"/>
                <w:sz w:val="24"/>
                <w:szCs w:val="24"/>
              </w:rPr>
              <w:pPrChange w:id="1012" w:author="Guduguntla Shivani" w:date="2025-10-08T09:29:00Z" w16du:dateUtc="2025-10-08T03:59:00Z">
                <w:pPr>
                  <w:spacing w:line="259" w:lineRule="auto"/>
                </w:pPr>
              </w:pPrChange>
            </w:pPr>
          </w:p>
          <w:p w14:paraId="4B19977A" w14:textId="4D7F225B" w:rsidR="008A5B9C" w:rsidRPr="001F0B56" w:rsidDel="00857C8E" w:rsidRDefault="008A5B9C">
            <w:pPr>
              <w:spacing w:after="1" w:line="256" w:lineRule="auto"/>
              <w:ind w:left="720" w:hanging="720"/>
              <w:rPr>
                <w:del w:id="1013" w:author="Guduguntla Shivani" w:date="2025-10-08T09:29:00Z" w16du:dateUtc="2025-10-08T03:59:00Z"/>
                <w:rFonts w:cstheme="minorHAnsi"/>
                <w:sz w:val="24"/>
                <w:szCs w:val="24"/>
              </w:rPr>
              <w:pPrChange w:id="1014" w:author="Guduguntla Shivani" w:date="2025-10-08T09:29:00Z" w16du:dateUtc="2025-10-08T03:59:00Z">
                <w:pPr>
                  <w:spacing w:line="259" w:lineRule="auto"/>
                </w:pPr>
              </w:pPrChange>
            </w:pPr>
            <w:del w:id="1015" w:author="Guduguntla Shivani" w:date="2025-10-08T09:29:00Z" w16du:dateUtc="2025-10-08T03:59:00Z">
              <w:r w:rsidRPr="001F0B56" w:rsidDel="00857C8E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  <w:p w14:paraId="2FD503D4" w14:textId="75DCDED1" w:rsidR="008A5B9C" w:rsidRPr="001F0B56" w:rsidDel="00857C8E" w:rsidRDefault="008A5B9C">
            <w:pPr>
              <w:spacing w:after="1" w:line="256" w:lineRule="auto"/>
              <w:ind w:left="720" w:hanging="720"/>
              <w:rPr>
                <w:del w:id="1016" w:author="Guduguntla Shivani" w:date="2025-10-08T09:29:00Z" w16du:dateUtc="2025-10-08T03:59:00Z"/>
                <w:rFonts w:cstheme="minorHAnsi"/>
                <w:sz w:val="24"/>
                <w:szCs w:val="24"/>
              </w:rPr>
              <w:pPrChange w:id="1017" w:author="Guduguntla Shivani" w:date="2025-10-08T09:29:00Z" w16du:dateUtc="2025-10-08T03:59:00Z">
                <w:pPr>
                  <w:spacing w:line="259" w:lineRule="auto"/>
                </w:pPr>
              </w:pPrChange>
            </w:pPr>
            <w:del w:id="1018" w:author="Guduguntla Shivani" w:date="2025-10-08T09:29:00Z" w16du:dateUtc="2025-10-08T03:59:00Z">
              <w:r w:rsidRPr="001F0B56" w:rsidDel="00857C8E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</w:tc>
      </w:tr>
    </w:tbl>
    <w:p w14:paraId="32729741" w14:textId="6F42F214" w:rsidR="00A620C8" w:rsidRPr="001F0B56" w:rsidDel="00256F9F" w:rsidRDefault="008A5B9C">
      <w:pPr>
        <w:spacing w:after="1" w:line="256" w:lineRule="auto"/>
        <w:rPr>
          <w:del w:id="1019" w:author="Vikas Kori" w:date="2026-01-12T12:57:00Z" w16du:dateUtc="2026-01-12T07:27:00Z"/>
          <w:rFonts w:cstheme="minorHAnsi"/>
          <w:sz w:val="24"/>
          <w:szCs w:val="24"/>
        </w:rPr>
        <w:pPrChange w:id="1020" w:author="Guduguntla Shivani" w:date="2025-10-08T09:29:00Z" w16du:dateUtc="2025-10-08T03:59:00Z">
          <w:pPr>
            <w:spacing w:after="24"/>
          </w:pPr>
        </w:pPrChange>
      </w:pPr>
      <w:del w:id="1021" w:author="Vikas Kori" w:date="2026-01-12T12:57:00Z" w16du:dateUtc="2026-01-12T07:27:00Z">
        <w:r w:rsidRPr="001F0B56" w:rsidDel="00256F9F">
          <w:rPr>
            <w:rFonts w:cstheme="minorHAnsi"/>
            <w:sz w:val="24"/>
            <w:szCs w:val="24"/>
          </w:rPr>
          <w:lastRenderedPageBreak/>
          <w:delText xml:space="preserve"> </w:delText>
        </w:r>
      </w:del>
    </w:p>
    <w:p w14:paraId="578EC3B8" w14:textId="77777777" w:rsidR="005574C8" w:rsidRPr="001F0B56" w:rsidDel="00256F9F" w:rsidRDefault="005574C8" w:rsidP="00BC246D">
      <w:pPr>
        <w:pStyle w:val="ListParagraph"/>
        <w:jc w:val="center"/>
        <w:rPr>
          <w:ins w:id="1022" w:author="Guduguntla Shivani" w:date="2025-10-08T11:19:00Z" w16du:dateUtc="2025-10-08T05:49:00Z"/>
          <w:del w:id="1023" w:author="Vikas Kori" w:date="2026-01-12T12:57:00Z" w16du:dateUtc="2026-01-12T07:27:00Z"/>
          <w:rFonts w:cstheme="minorHAnsi"/>
          <w:b/>
          <w:bCs/>
          <w:sz w:val="24"/>
          <w:szCs w:val="24"/>
        </w:rPr>
      </w:pPr>
    </w:p>
    <w:p w14:paraId="1A27D9C2" w14:textId="77777777" w:rsidR="005574C8" w:rsidRPr="001F0B56" w:rsidDel="00256F9F" w:rsidRDefault="005574C8" w:rsidP="00BC246D">
      <w:pPr>
        <w:pStyle w:val="ListParagraph"/>
        <w:jc w:val="center"/>
        <w:rPr>
          <w:ins w:id="1024" w:author="Guduguntla Shivani" w:date="2025-10-08T11:19:00Z" w16du:dateUtc="2025-10-08T05:49:00Z"/>
          <w:del w:id="1025" w:author="Vikas Kori" w:date="2026-01-12T12:57:00Z" w16du:dateUtc="2026-01-12T07:27:00Z"/>
          <w:rFonts w:cstheme="minorHAnsi"/>
          <w:b/>
          <w:bCs/>
          <w:sz w:val="24"/>
          <w:szCs w:val="24"/>
        </w:rPr>
      </w:pPr>
    </w:p>
    <w:p w14:paraId="7DD6B9E0" w14:textId="77777777" w:rsidR="005574C8" w:rsidRPr="001F0B56" w:rsidDel="00256F9F" w:rsidRDefault="005574C8" w:rsidP="00BC246D">
      <w:pPr>
        <w:pStyle w:val="ListParagraph"/>
        <w:jc w:val="center"/>
        <w:rPr>
          <w:ins w:id="1026" w:author="Guduguntla Shivani" w:date="2025-10-08T11:19:00Z" w16du:dateUtc="2025-10-08T05:49:00Z"/>
          <w:del w:id="1027" w:author="Vikas Kori" w:date="2026-01-12T12:57:00Z" w16du:dateUtc="2026-01-12T07:27:00Z"/>
          <w:rFonts w:cstheme="minorHAnsi"/>
          <w:b/>
          <w:bCs/>
          <w:sz w:val="24"/>
          <w:szCs w:val="24"/>
        </w:rPr>
      </w:pPr>
    </w:p>
    <w:p w14:paraId="70971E1E" w14:textId="77777777" w:rsidR="005574C8" w:rsidRPr="00256F9F" w:rsidDel="00256F9F" w:rsidRDefault="005574C8">
      <w:pPr>
        <w:spacing w:after="1" w:line="256" w:lineRule="auto"/>
        <w:rPr>
          <w:ins w:id="1028" w:author="Guduguntla Shivani" w:date="2025-10-08T11:19:00Z" w16du:dateUtc="2025-10-08T05:49:00Z"/>
          <w:del w:id="1029" w:author="Vikas Kori" w:date="2026-01-12T12:57:00Z" w16du:dateUtc="2026-01-12T07:27:00Z"/>
          <w:rFonts w:cstheme="minorHAnsi"/>
          <w:b/>
          <w:bCs/>
          <w:sz w:val="24"/>
          <w:szCs w:val="24"/>
          <w:rPrChange w:id="1030" w:author="Vikas Kori" w:date="2026-01-12T12:57:00Z" w16du:dateUtc="2026-01-12T07:27:00Z">
            <w:rPr>
              <w:ins w:id="1031" w:author="Guduguntla Shivani" w:date="2025-10-08T11:19:00Z" w16du:dateUtc="2025-10-08T05:49:00Z"/>
              <w:del w:id="1032" w:author="Vikas Kori" w:date="2026-01-12T12:57:00Z" w16du:dateUtc="2026-01-12T07:27:00Z"/>
            </w:rPr>
          </w:rPrChange>
        </w:rPr>
        <w:pPrChange w:id="1033" w:author="Vikas Kori" w:date="2026-01-12T12:57:00Z" w16du:dateUtc="2026-01-12T07:27:00Z">
          <w:pPr>
            <w:pStyle w:val="ListParagraph"/>
            <w:jc w:val="center"/>
          </w:pPr>
        </w:pPrChange>
      </w:pPr>
    </w:p>
    <w:p w14:paraId="70A31998" w14:textId="6F5FEACF" w:rsidR="005574C8" w:rsidRPr="00256F9F" w:rsidDel="00256F9F" w:rsidRDefault="00256F9F">
      <w:pPr>
        <w:rPr>
          <w:ins w:id="1034" w:author="Guduguntla Shivani" w:date="2025-10-08T11:19:00Z" w16du:dateUtc="2025-10-08T05:49:00Z"/>
          <w:del w:id="1035" w:author="Vikas Kori" w:date="2026-01-12T12:57:00Z" w16du:dateUtc="2026-01-12T07:27:00Z"/>
          <w:rFonts w:cstheme="minorHAnsi"/>
          <w:b/>
          <w:bCs/>
          <w:sz w:val="24"/>
          <w:szCs w:val="24"/>
          <w:rPrChange w:id="1036" w:author="Vikas Kori" w:date="2026-01-12T12:57:00Z" w16du:dateUtc="2026-01-12T07:27:00Z">
            <w:rPr>
              <w:ins w:id="1037" w:author="Guduguntla Shivani" w:date="2025-10-08T11:19:00Z" w16du:dateUtc="2025-10-08T05:49:00Z"/>
              <w:del w:id="1038" w:author="Vikas Kori" w:date="2026-01-12T12:57:00Z" w16du:dateUtc="2026-01-12T07:27:00Z"/>
            </w:rPr>
          </w:rPrChange>
        </w:rPr>
        <w:pPrChange w:id="1039" w:author="Vikas Kori" w:date="2026-01-12T12:57:00Z" w16du:dateUtc="2026-01-12T07:27:00Z">
          <w:pPr>
            <w:pStyle w:val="ListParagraph"/>
            <w:jc w:val="center"/>
          </w:pPr>
        </w:pPrChange>
      </w:pPr>
      <w:ins w:id="1040" w:author="Vikas Kori" w:date="2026-01-12T12:57:00Z" w16du:dateUtc="2026-01-12T07:27:00Z">
        <w:r>
          <w:rPr>
            <w:rFonts w:cstheme="minorHAnsi"/>
            <w:b/>
            <w:bCs/>
            <w:sz w:val="24"/>
            <w:szCs w:val="24"/>
          </w:rPr>
          <w:tab/>
        </w:r>
        <w:r>
          <w:rPr>
            <w:rFonts w:cstheme="minorHAnsi"/>
            <w:b/>
            <w:bCs/>
            <w:sz w:val="24"/>
            <w:szCs w:val="24"/>
          </w:rPr>
          <w:tab/>
        </w:r>
        <w:r>
          <w:rPr>
            <w:rFonts w:cstheme="minorHAnsi"/>
            <w:b/>
            <w:bCs/>
            <w:sz w:val="24"/>
            <w:szCs w:val="24"/>
          </w:rPr>
          <w:tab/>
        </w:r>
      </w:ins>
    </w:p>
    <w:p w14:paraId="46035610" w14:textId="77777777" w:rsidR="005574C8" w:rsidRPr="001F0B56" w:rsidDel="00256F9F" w:rsidRDefault="005574C8" w:rsidP="00BC246D">
      <w:pPr>
        <w:pStyle w:val="ListParagraph"/>
        <w:jc w:val="center"/>
        <w:rPr>
          <w:ins w:id="1041" w:author="Guduguntla Shivani" w:date="2025-10-08T11:19:00Z" w16du:dateUtc="2025-10-08T05:49:00Z"/>
          <w:del w:id="1042" w:author="Vikas Kori" w:date="2026-01-12T12:57:00Z" w16du:dateUtc="2026-01-12T07:27:00Z"/>
          <w:rFonts w:cstheme="minorHAnsi"/>
          <w:b/>
          <w:bCs/>
          <w:sz w:val="24"/>
          <w:szCs w:val="24"/>
        </w:rPr>
      </w:pPr>
    </w:p>
    <w:p w14:paraId="1CA8A1EE" w14:textId="77777777" w:rsidR="006F6F1D" w:rsidRPr="001F0B56" w:rsidDel="00256F9F" w:rsidRDefault="006F6F1D" w:rsidP="006F6F1D">
      <w:pPr>
        <w:pStyle w:val="ListParagraph"/>
        <w:jc w:val="center"/>
        <w:rPr>
          <w:ins w:id="1043" w:author="Guduguntla Shivani" w:date="2025-10-14T15:09:00Z" w16du:dateUtc="2025-10-14T09:39:00Z"/>
          <w:del w:id="1044" w:author="Vikas Kori" w:date="2026-01-12T12:57:00Z" w16du:dateUtc="2026-01-12T07:27:00Z"/>
          <w:rFonts w:cstheme="minorHAnsi"/>
          <w:b/>
          <w:bCs/>
          <w:sz w:val="24"/>
          <w:szCs w:val="24"/>
        </w:rPr>
      </w:pPr>
    </w:p>
    <w:p w14:paraId="7F8A38C9" w14:textId="77777777" w:rsidR="006F6F1D" w:rsidRPr="00256F9F" w:rsidRDefault="006F6F1D">
      <w:pPr>
        <w:rPr>
          <w:ins w:id="1045" w:author="Guduguntla Shivani" w:date="2025-10-14T15:09:00Z" w16du:dateUtc="2025-10-14T09:39:00Z"/>
          <w:rFonts w:cstheme="minorHAnsi"/>
          <w:b/>
          <w:bCs/>
          <w:sz w:val="24"/>
          <w:szCs w:val="24"/>
          <w:rPrChange w:id="1046" w:author="Vikas Kori" w:date="2026-01-12T12:57:00Z" w16du:dateUtc="2026-01-12T07:27:00Z">
            <w:rPr>
              <w:ins w:id="1047" w:author="Guduguntla Shivani" w:date="2025-10-14T15:09:00Z" w16du:dateUtc="2025-10-14T09:39:00Z"/>
            </w:rPr>
          </w:rPrChange>
        </w:rPr>
        <w:pPrChange w:id="1048" w:author="Vikas Kori" w:date="2026-01-12T12:57:00Z" w16du:dateUtc="2026-01-12T07:27:00Z">
          <w:pPr>
            <w:pStyle w:val="ListParagraph"/>
            <w:jc w:val="center"/>
          </w:pPr>
        </w:pPrChange>
      </w:pPr>
      <w:ins w:id="1049" w:author="Guduguntla Shivani" w:date="2025-10-14T15:09:00Z" w16du:dateUtc="2025-10-14T09:39:00Z">
        <w:r w:rsidRPr="00256F9F">
          <w:rPr>
            <w:rFonts w:cstheme="minorHAnsi"/>
            <w:b/>
            <w:bCs/>
            <w:sz w:val="24"/>
            <w:szCs w:val="24"/>
            <w:rPrChange w:id="1050" w:author="Vikas Kori" w:date="2026-01-12T12:57:00Z" w16du:dateUtc="2026-01-12T07:27:00Z">
              <w:rPr/>
            </w:rPrChange>
          </w:rPr>
          <w:t xml:space="preserve">Section D: Onboarding and Contracting Process </w:t>
        </w:r>
      </w:ins>
    </w:p>
    <w:p w14:paraId="52F42773" w14:textId="77777777" w:rsidR="006F6F1D" w:rsidRPr="001F0B56" w:rsidRDefault="006F6F1D" w:rsidP="006F6F1D">
      <w:pPr>
        <w:pStyle w:val="ListParagraph"/>
        <w:jc w:val="center"/>
        <w:rPr>
          <w:ins w:id="1051" w:author="Guduguntla Shivani" w:date="2025-10-14T15:08:00Z" w16du:dateUtc="2025-10-14T09:38:00Z"/>
          <w:rFonts w:cstheme="minorHAnsi"/>
          <w:b/>
          <w:bCs/>
          <w:sz w:val="24"/>
          <w:szCs w:val="24"/>
        </w:rPr>
      </w:pPr>
    </w:p>
    <w:p w14:paraId="11C38550" w14:textId="75178B7C" w:rsidR="006F6F1D" w:rsidRPr="001F0B56" w:rsidRDefault="006F6F1D" w:rsidP="006F6F1D">
      <w:pPr>
        <w:pStyle w:val="ListParagraph"/>
        <w:tabs>
          <w:tab w:val="left" w:pos="1260"/>
        </w:tabs>
        <w:ind w:left="0"/>
        <w:rPr>
          <w:ins w:id="1052" w:author="Guduguntla Shivani" w:date="2025-10-14T15:10:00Z" w16du:dateUtc="2025-10-14T09:40:00Z"/>
          <w:rFonts w:cstheme="minorHAnsi"/>
          <w:sz w:val="24"/>
          <w:szCs w:val="24"/>
          <w:lang w:val="en-US"/>
        </w:rPr>
      </w:pPr>
      <w:ins w:id="1053" w:author="Guduguntla Shivani" w:date="2025-10-14T15:09:00Z" w16du:dateUtc="2025-10-14T09:39:00Z">
        <w:r w:rsidRPr="001F0B56">
          <w:rPr>
            <w:rFonts w:cstheme="minorHAnsi"/>
            <w:sz w:val="24"/>
            <w:szCs w:val="24"/>
            <w:lang w:val="en-US"/>
          </w:rPr>
          <w:t>This section is to understand your satisfaction level based on your experience with the onboarding and contracting process. (SC)</w:t>
        </w:r>
      </w:ins>
    </w:p>
    <w:p w14:paraId="5F33BE1F" w14:textId="77777777" w:rsidR="006F6F1D" w:rsidRPr="001F0B56" w:rsidRDefault="006F6F1D" w:rsidP="006F6F1D">
      <w:pPr>
        <w:pStyle w:val="ListParagraph"/>
        <w:tabs>
          <w:tab w:val="left" w:pos="1260"/>
        </w:tabs>
        <w:ind w:left="0"/>
        <w:rPr>
          <w:ins w:id="1054" w:author="Guduguntla Shivani" w:date="2025-10-14T15:08:00Z" w16du:dateUtc="2025-10-14T09:38:00Z"/>
        </w:rPr>
      </w:pPr>
    </w:p>
    <w:p w14:paraId="14DE00A4" w14:textId="6106B4B8" w:rsidR="006F6F1D" w:rsidRDefault="006F6F1D">
      <w:pPr>
        <w:pStyle w:val="ListParagraph"/>
        <w:numPr>
          <w:ilvl w:val="0"/>
          <w:numId w:val="17"/>
        </w:numPr>
        <w:rPr>
          <w:ins w:id="1055" w:author="Vikas Kori" w:date="2026-01-12T12:58:00Z" w16du:dateUtc="2026-01-12T07:28:00Z"/>
          <w:rFonts w:cstheme="minorHAnsi"/>
          <w:sz w:val="24"/>
          <w:szCs w:val="24"/>
        </w:rPr>
      </w:pPr>
      <w:ins w:id="1056" w:author="Guduguntla Shivani" w:date="2025-10-14T15:10:00Z" w16du:dateUtc="2025-10-14T09:40:00Z">
        <w:r w:rsidRPr="001F0B56">
          <w:rPr>
            <w:rFonts w:cstheme="minorHAnsi"/>
            <w:sz w:val="24"/>
            <w:szCs w:val="24"/>
          </w:rPr>
          <w:t>Adequacy of the time provided for reviewing the RFP and submitting the required documents</w:t>
        </w:r>
      </w:ins>
    </w:p>
    <w:p w14:paraId="3694CF36" w14:textId="77777777" w:rsidR="00256F9F" w:rsidRPr="00256F9F" w:rsidRDefault="00256F9F" w:rsidP="00256F9F">
      <w:pPr>
        <w:pStyle w:val="ListParagraph"/>
        <w:ind w:left="360"/>
        <w:rPr>
          <w:ins w:id="1057" w:author="Vikas Kori" w:date="2026-01-12T12:58:00Z" w16du:dateUtc="2026-01-12T07:28:00Z"/>
          <w:rFonts w:cstheme="minorHAnsi"/>
          <w:sz w:val="24"/>
          <w:szCs w:val="24"/>
        </w:rPr>
      </w:pPr>
      <w:ins w:id="1058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05DE1CAB" w14:textId="77777777" w:rsidR="00256F9F" w:rsidRPr="00256F9F" w:rsidRDefault="00256F9F" w:rsidP="00256F9F">
      <w:pPr>
        <w:pStyle w:val="ListParagraph"/>
        <w:ind w:left="360"/>
        <w:rPr>
          <w:ins w:id="1059" w:author="Vikas Kori" w:date="2026-01-12T12:58:00Z" w16du:dateUtc="2026-01-12T07:28:00Z"/>
          <w:rFonts w:cstheme="minorHAnsi"/>
          <w:sz w:val="24"/>
          <w:szCs w:val="24"/>
        </w:rPr>
      </w:pPr>
      <w:ins w:id="1060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34FE7BA0" w14:textId="77777777" w:rsidR="00256F9F" w:rsidRPr="00256F9F" w:rsidRDefault="00256F9F" w:rsidP="00256F9F">
      <w:pPr>
        <w:pStyle w:val="ListParagraph"/>
        <w:ind w:left="360"/>
        <w:rPr>
          <w:ins w:id="1061" w:author="Vikas Kori" w:date="2026-01-12T12:58:00Z" w16du:dateUtc="2026-01-12T07:28:00Z"/>
          <w:rFonts w:cstheme="minorHAnsi"/>
          <w:sz w:val="24"/>
          <w:szCs w:val="24"/>
        </w:rPr>
      </w:pPr>
      <w:ins w:id="1062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21D9891C" w14:textId="77777777" w:rsidR="00256F9F" w:rsidRPr="00256F9F" w:rsidRDefault="00256F9F" w:rsidP="00256F9F">
      <w:pPr>
        <w:pStyle w:val="ListParagraph"/>
        <w:ind w:left="360"/>
        <w:rPr>
          <w:ins w:id="1063" w:author="Vikas Kori" w:date="2026-01-12T12:58:00Z" w16du:dateUtc="2026-01-12T07:28:00Z"/>
          <w:rFonts w:cstheme="minorHAnsi"/>
          <w:sz w:val="24"/>
          <w:szCs w:val="24"/>
        </w:rPr>
      </w:pPr>
      <w:ins w:id="1064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16CD831B" w14:textId="316DC4CC" w:rsidR="00256F9F" w:rsidRPr="001F0B56" w:rsidRDefault="00256F9F">
      <w:pPr>
        <w:pStyle w:val="ListParagraph"/>
        <w:ind w:left="360"/>
        <w:rPr>
          <w:ins w:id="1065" w:author="Guduguntla Shivani" w:date="2025-10-14T15:08:00Z" w16du:dateUtc="2025-10-14T09:38:00Z"/>
          <w:rFonts w:cstheme="minorHAnsi"/>
          <w:sz w:val="24"/>
          <w:szCs w:val="24"/>
          <w:rPrChange w:id="1066" w:author="Guduguntla Shivani" w:date="2025-10-14T15:47:00Z" w16du:dateUtc="2025-10-14T10:17:00Z">
            <w:rPr>
              <w:ins w:id="1067" w:author="Guduguntla Shivani" w:date="2025-10-14T15:08:00Z" w16du:dateUtc="2025-10-14T09:38:00Z"/>
            </w:rPr>
          </w:rPrChange>
        </w:rPr>
        <w:pPrChange w:id="1068" w:author="Vikas Kori" w:date="2026-01-12T12:58:00Z" w16du:dateUtc="2026-01-12T07:28:00Z">
          <w:pPr>
            <w:pStyle w:val="ListParagraph"/>
            <w:numPr>
              <w:numId w:val="16"/>
            </w:numPr>
            <w:ind w:left="360" w:hanging="360"/>
          </w:pPr>
        </w:pPrChange>
      </w:pPr>
      <w:ins w:id="1069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6F1D" w:rsidRPr="001F0B56" w:rsidDel="00256F9F" w14:paraId="167A4CDF" w14:textId="54E9B975" w:rsidTr="00645B69">
        <w:trPr>
          <w:ins w:id="1070" w:author="Guduguntla Shivani" w:date="2025-10-14T15:08:00Z"/>
          <w:del w:id="1071" w:author="Vikas Kori" w:date="2026-01-12T12:58:00Z"/>
        </w:trPr>
        <w:tc>
          <w:tcPr>
            <w:tcW w:w="2016" w:type="dxa"/>
          </w:tcPr>
          <w:p w14:paraId="23CB5E5C" w14:textId="714D2AC2" w:rsidR="006F6F1D" w:rsidRPr="001F0B56" w:rsidDel="00256F9F" w:rsidRDefault="006F6F1D" w:rsidP="00645B69">
            <w:pPr>
              <w:jc w:val="center"/>
              <w:rPr>
                <w:ins w:id="1072" w:author="Guduguntla Shivani" w:date="2025-10-14T15:08:00Z" w16du:dateUtc="2025-10-14T09:38:00Z"/>
                <w:del w:id="1073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074" w:author="Guduguntla Shivani" w:date="2025-10-14T15:08:00Z" w16du:dateUtc="2025-10-14T09:38:00Z">
              <w:del w:id="1075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4BEFAD89" w14:textId="7C1AE44C" w:rsidR="006F6F1D" w:rsidRPr="001F0B56" w:rsidDel="00256F9F" w:rsidRDefault="006F6F1D" w:rsidP="00645B69">
            <w:pPr>
              <w:jc w:val="center"/>
              <w:rPr>
                <w:ins w:id="1076" w:author="Guduguntla Shivani" w:date="2025-10-14T15:08:00Z" w16du:dateUtc="2025-10-14T09:38:00Z"/>
                <w:del w:id="1077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078" w:author="Guduguntla Shivani" w:date="2025-10-14T15:08:00Z" w16du:dateUtc="2025-10-14T09:38:00Z">
              <w:del w:id="1079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44E150DD" w14:textId="7AE88456" w:rsidR="006F6F1D" w:rsidRPr="001F0B56" w:rsidDel="00256F9F" w:rsidRDefault="006F6F1D" w:rsidP="00645B69">
            <w:pPr>
              <w:jc w:val="center"/>
              <w:rPr>
                <w:ins w:id="1080" w:author="Guduguntla Shivani" w:date="2025-10-14T15:08:00Z" w16du:dateUtc="2025-10-14T09:38:00Z"/>
                <w:del w:id="1081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082" w:author="Guduguntla Shivani" w:date="2025-10-14T15:08:00Z" w16du:dateUtc="2025-10-14T09:38:00Z">
              <w:del w:id="1083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12E7FDF0" w14:textId="6F833605" w:rsidR="006F6F1D" w:rsidRPr="001F0B56" w:rsidDel="00256F9F" w:rsidRDefault="006F6F1D" w:rsidP="00645B69">
            <w:pPr>
              <w:jc w:val="center"/>
              <w:rPr>
                <w:ins w:id="1084" w:author="Guduguntla Shivani" w:date="2025-10-14T15:08:00Z" w16du:dateUtc="2025-10-14T09:38:00Z"/>
                <w:del w:id="1085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086" w:author="Guduguntla Shivani" w:date="2025-10-14T15:08:00Z" w16du:dateUtc="2025-10-14T09:38:00Z">
              <w:del w:id="1087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690596E2" w14:textId="2F3665BC" w:rsidR="006F6F1D" w:rsidRPr="001F0B56" w:rsidDel="00256F9F" w:rsidRDefault="006F6F1D" w:rsidP="00645B69">
            <w:pPr>
              <w:jc w:val="center"/>
              <w:rPr>
                <w:ins w:id="1088" w:author="Guduguntla Shivani" w:date="2025-10-14T15:08:00Z" w16du:dateUtc="2025-10-14T09:38:00Z"/>
                <w:del w:id="1089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090" w:author="Guduguntla Shivani" w:date="2025-10-14T15:08:00Z" w16du:dateUtc="2025-10-14T09:38:00Z">
              <w:del w:id="1091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6F6F1D" w:rsidRPr="001F0B56" w:rsidDel="00256F9F" w14:paraId="4C2E6602" w14:textId="09924D40" w:rsidTr="00645B69">
        <w:trPr>
          <w:ins w:id="1092" w:author="Guduguntla Shivani" w:date="2025-10-14T15:08:00Z"/>
          <w:del w:id="1093" w:author="Vikas Kori" w:date="2026-01-12T12:58:00Z"/>
        </w:trPr>
        <w:tc>
          <w:tcPr>
            <w:tcW w:w="2016" w:type="dxa"/>
            <w:vAlign w:val="center"/>
          </w:tcPr>
          <w:p w14:paraId="6CE3C8A6" w14:textId="3A2E00F7" w:rsidR="006F6F1D" w:rsidRPr="001F0B56" w:rsidDel="00256F9F" w:rsidRDefault="006F6F1D" w:rsidP="00645B69">
            <w:pPr>
              <w:jc w:val="center"/>
              <w:rPr>
                <w:ins w:id="1094" w:author="Guduguntla Shivani" w:date="2025-10-14T15:08:00Z" w16du:dateUtc="2025-10-14T09:38:00Z"/>
                <w:del w:id="1095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096" w:author="Guduguntla Shivani" w:date="2025-10-14T15:08:00Z" w16du:dateUtc="2025-10-14T09:38:00Z">
              <w:del w:id="1097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799566A3" w14:textId="072BFBB7" w:rsidR="006F6F1D" w:rsidRPr="001F0B56" w:rsidDel="00256F9F" w:rsidRDefault="006F6F1D" w:rsidP="00645B69">
            <w:pPr>
              <w:jc w:val="center"/>
              <w:rPr>
                <w:ins w:id="1098" w:author="Guduguntla Shivani" w:date="2025-10-14T15:08:00Z" w16du:dateUtc="2025-10-14T09:38:00Z"/>
                <w:del w:id="1099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00" w:author="Guduguntla Shivani" w:date="2025-10-14T15:08:00Z" w16du:dateUtc="2025-10-14T09:38:00Z">
              <w:del w:id="1101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738F6F6D" w14:textId="4C249F74" w:rsidR="006F6F1D" w:rsidRPr="001F0B56" w:rsidDel="00256F9F" w:rsidRDefault="006F6F1D" w:rsidP="00645B69">
            <w:pPr>
              <w:jc w:val="center"/>
              <w:rPr>
                <w:ins w:id="1102" w:author="Guduguntla Shivani" w:date="2025-10-14T15:08:00Z" w16du:dateUtc="2025-10-14T09:38:00Z"/>
                <w:del w:id="1103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04" w:author="Guduguntla Shivani" w:date="2025-10-14T15:08:00Z" w16du:dateUtc="2025-10-14T09:38:00Z">
              <w:del w:id="1105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0B29E4F" w14:textId="62F74D2B" w:rsidR="006F6F1D" w:rsidRPr="001F0B56" w:rsidDel="00256F9F" w:rsidRDefault="006F6F1D" w:rsidP="00645B69">
            <w:pPr>
              <w:jc w:val="center"/>
              <w:rPr>
                <w:ins w:id="1106" w:author="Guduguntla Shivani" w:date="2025-10-14T15:08:00Z" w16du:dateUtc="2025-10-14T09:38:00Z"/>
                <w:del w:id="1107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08" w:author="Guduguntla Shivani" w:date="2025-10-14T15:08:00Z" w16du:dateUtc="2025-10-14T09:38:00Z">
              <w:del w:id="1109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3F702453" w14:textId="0A556863" w:rsidR="006F6F1D" w:rsidRPr="001F0B56" w:rsidDel="00256F9F" w:rsidRDefault="006F6F1D" w:rsidP="00645B69">
            <w:pPr>
              <w:jc w:val="center"/>
              <w:rPr>
                <w:ins w:id="1110" w:author="Guduguntla Shivani" w:date="2025-10-14T15:08:00Z" w16du:dateUtc="2025-10-14T09:38:00Z"/>
                <w:del w:id="1111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12" w:author="Guduguntla Shivani" w:date="2025-10-14T15:08:00Z" w16du:dateUtc="2025-10-14T09:38:00Z">
              <w:del w:id="1113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2B0C3D1C" w14:textId="77777777" w:rsidR="006F6F1D" w:rsidRPr="001F0B56" w:rsidRDefault="006F6F1D" w:rsidP="006F6F1D">
      <w:pPr>
        <w:pStyle w:val="ListParagraph"/>
        <w:tabs>
          <w:tab w:val="left" w:pos="1260"/>
        </w:tabs>
        <w:ind w:left="0"/>
        <w:rPr>
          <w:ins w:id="1114" w:author="Guduguntla Shivani" w:date="2025-10-14T15:08:00Z" w16du:dateUtc="2025-10-14T09:38:00Z"/>
        </w:rPr>
      </w:pPr>
    </w:p>
    <w:p w14:paraId="0F91219C" w14:textId="104F79A9" w:rsidR="006F6F1D" w:rsidRPr="001F0B56" w:rsidRDefault="006F6F1D">
      <w:pPr>
        <w:pStyle w:val="ListParagraph"/>
        <w:numPr>
          <w:ilvl w:val="0"/>
          <w:numId w:val="17"/>
        </w:numPr>
        <w:rPr>
          <w:ins w:id="1115" w:author="Guduguntla Shivani" w:date="2025-10-14T15:08:00Z" w16du:dateUtc="2025-10-14T09:38:00Z"/>
          <w:rFonts w:cstheme="minorHAnsi"/>
          <w:sz w:val="24"/>
          <w:szCs w:val="24"/>
          <w:lang w:val="en-US"/>
        </w:rPr>
        <w:pPrChange w:id="1116" w:author="Guduguntla Shivani" w:date="2025-10-14T15:10:00Z" w16du:dateUtc="2025-10-14T09:40:00Z">
          <w:pPr>
            <w:pStyle w:val="ListParagraph"/>
            <w:numPr>
              <w:numId w:val="16"/>
            </w:numPr>
            <w:ind w:left="360" w:hanging="360"/>
          </w:pPr>
        </w:pPrChange>
      </w:pPr>
      <w:ins w:id="1117" w:author="Guduguntla Shivani" w:date="2025-10-14T15:10:00Z" w16du:dateUtc="2025-10-14T09:40:00Z">
        <w:r w:rsidRPr="001F0B56">
          <w:rPr>
            <w:rFonts w:cstheme="minorHAnsi"/>
            <w:sz w:val="24"/>
            <w:szCs w:val="24"/>
          </w:rPr>
          <w:t>Transparency and fairness of the contracting process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6F1D" w:rsidRPr="001F0B56" w:rsidDel="00256F9F" w14:paraId="14A43D9D" w14:textId="1D950954" w:rsidTr="00645B69">
        <w:trPr>
          <w:ins w:id="1118" w:author="Guduguntla Shivani" w:date="2025-10-14T15:08:00Z"/>
          <w:del w:id="1119" w:author="Vikas Kori" w:date="2026-01-12T12:58:00Z"/>
        </w:trPr>
        <w:tc>
          <w:tcPr>
            <w:tcW w:w="2016" w:type="dxa"/>
          </w:tcPr>
          <w:p w14:paraId="4DC30742" w14:textId="7569F202" w:rsidR="006F6F1D" w:rsidRPr="001F0B56" w:rsidDel="00256F9F" w:rsidRDefault="006F6F1D" w:rsidP="00645B69">
            <w:pPr>
              <w:jc w:val="center"/>
              <w:rPr>
                <w:ins w:id="1120" w:author="Guduguntla Shivani" w:date="2025-10-14T15:08:00Z" w16du:dateUtc="2025-10-14T09:38:00Z"/>
                <w:del w:id="1121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22" w:author="Guduguntla Shivani" w:date="2025-10-14T15:08:00Z" w16du:dateUtc="2025-10-14T09:38:00Z">
              <w:del w:id="1123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4DFA418C" w14:textId="5C5FEEA4" w:rsidR="006F6F1D" w:rsidRPr="001F0B56" w:rsidDel="00256F9F" w:rsidRDefault="006F6F1D" w:rsidP="00645B69">
            <w:pPr>
              <w:jc w:val="center"/>
              <w:rPr>
                <w:ins w:id="1124" w:author="Guduguntla Shivani" w:date="2025-10-14T15:08:00Z" w16du:dateUtc="2025-10-14T09:38:00Z"/>
                <w:del w:id="1125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26" w:author="Guduguntla Shivani" w:date="2025-10-14T15:08:00Z" w16du:dateUtc="2025-10-14T09:38:00Z">
              <w:del w:id="1127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14B17825" w14:textId="72C007F8" w:rsidR="006F6F1D" w:rsidRPr="001F0B56" w:rsidDel="00256F9F" w:rsidRDefault="006F6F1D" w:rsidP="00645B69">
            <w:pPr>
              <w:jc w:val="center"/>
              <w:rPr>
                <w:ins w:id="1128" w:author="Guduguntla Shivani" w:date="2025-10-14T15:08:00Z" w16du:dateUtc="2025-10-14T09:38:00Z"/>
                <w:del w:id="1129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30" w:author="Guduguntla Shivani" w:date="2025-10-14T15:08:00Z" w16du:dateUtc="2025-10-14T09:38:00Z">
              <w:del w:id="1131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775AE693" w14:textId="05B773C6" w:rsidR="006F6F1D" w:rsidRPr="001F0B56" w:rsidDel="00256F9F" w:rsidRDefault="006F6F1D" w:rsidP="00645B69">
            <w:pPr>
              <w:jc w:val="center"/>
              <w:rPr>
                <w:ins w:id="1132" w:author="Guduguntla Shivani" w:date="2025-10-14T15:08:00Z" w16du:dateUtc="2025-10-14T09:38:00Z"/>
                <w:del w:id="1133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34" w:author="Guduguntla Shivani" w:date="2025-10-14T15:08:00Z" w16du:dateUtc="2025-10-14T09:38:00Z">
              <w:del w:id="1135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754C8C03" w14:textId="7DAAD407" w:rsidR="006F6F1D" w:rsidRPr="001F0B56" w:rsidDel="00256F9F" w:rsidRDefault="006F6F1D" w:rsidP="00645B69">
            <w:pPr>
              <w:jc w:val="center"/>
              <w:rPr>
                <w:ins w:id="1136" w:author="Guduguntla Shivani" w:date="2025-10-14T15:08:00Z" w16du:dateUtc="2025-10-14T09:38:00Z"/>
                <w:del w:id="1137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38" w:author="Guduguntla Shivani" w:date="2025-10-14T15:08:00Z" w16du:dateUtc="2025-10-14T09:38:00Z">
              <w:del w:id="1139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6F6F1D" w:rsidRPr="001F0B56" w:rsidDel="00256F9F" w14:paraId="7E20756D" w14:textId="49821193" w:rsidTr="00645B69">
        <w:trPr>
          <w:ins w:id="1140" w:author="Guduguntla Shivani" w:date="2025-10-14T15:08:00Z"/>
          <w:del w:id="1141" w:author="Vikas Kori" w:date="2026-01-12T12:58:00Z"/>
        </w:trPr>
        <w:tc>
          <w:tcPr>
            <w:tcW w:w="2016" w:type="dxa"/>
            <w:vAlign w:val="center"/>
          </w:tcPr>
          <w:p w14:paraId="7BDC6083" w14:textId="3181C2AA" w:rsidR="006F6F1D" w:rsidRPr="001F0B56" w:rsidDel="00256F9F" w:rsidRDefault="006F6F1D" w:rsidP="00645B69">
            <w:pPr>
              <w:jc w:val="center"/>
              <w:rPr>
                <w:ins w:id="1142" w:author="Guduguntla Shivani" w:date="2025-10-14T15:08:00Z" w16du:dateUtc="2025-10-14T09:38:00Z"/>
                <w:del w:id="1143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44" w:author="Guduguntla Shivani" w:date="2025-10-14T15:08:00Z" w16du:dateUtc="2025-10-14T09:38:00Z">
              <w:del w:id="1145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06F6F6F" w14:textId="0FF649D8" w:rsidR="006F6F1D" w:rsidRPr="001F0B56" w:rsidDel="00256F9F" w:rsidRDefault="006F6F1D" w:rsidP="00645B69">
            <w:pPr>
              <w:jc w:val="center"/>
              <w:rPr>
                <w:ins w:id="1146" w:author="Guduguntla Shivani" w:date="2025-10-14T15:08:00Z" w16du:dateUtc="2025-10-14T09:38:00Z"/>
                <w:del w:id="1147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48" w:author="Guduguntla Shivani" w:date="2025-10-14T15:08:00Z" w16du:dateUtc="2025-10-14T09:38:00Z">
              <w:del w:id="1149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E12DA40" w14:textId="01CA2C04" w:rsidR="006F6F1D" w:rsidRPr="001F0B56" w:rsidDel="00256F9F" w:rsidRDefault="006F6F1D" w:rsidP="00645B69">
            <w:pPr>
              <w:jc w:val="center"/>
              <w:rPr>
                <w:ins w:id="1150" w:author="Guduguntla Shivani" w:date="2025-10-14T15:08:00Z" w16du:dateUtc="2025-10-14T09:38:00Z"/>
                <w:del w:id="1151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52" w:author="Guduguntla Shivani" w:date="2025-10-14T15:08:00Z" w16du:dateUtc="2025-10-14T09:38:00Z">
              <w:del w:id="1153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44BBCCB" w14:textId="67321C60" w:rsidR="006F6F1D" w:rsidRPr="001F0B56" w:rsidDel="00256F9F" w:rsidRDefault="006F6F1D" w:rsidP="00645B69">
            <w:pPr>
              <w:jc w:val="center"/>
              <w:rPr>
                <w:ins w:id="1154" w:author="Guduguntla Shivani" w:date="2025-10-14T15:08:00Z" w16du:dateUtc="2025-10-14T09:38:00Z"/>
                <w:del w:id="1155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56" w:author="Guduguntla Shivani" w:date="2025-10-14T15:08:00Z" w16du:dateUtc="2025-10-14T09:38:00Z">
              <w:del w:id="1157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38966EAB" w14:textId="68CADCB6" w:rsidR="006F6F1D" w:rsidRPr="001F0B56" w:rsidDel="00256F9F" w:rsidRDefault="006F6F1D" w:rsidP="00645B69">
            <w:pPr>
              <w:jc w:val="center"/>
              <w:rPr>
                <w:ins w:id="1158" w:author="Guduguntla Shivani" w:date="2025-10-14T15:08:00Z" w16du:dateUtc="2025-10-14T09:38:00Z"/>
                <w:del w:id="1159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60" w:author="Guduguntla Shivani" w:date="2025-10-14T15:08:00Z" w16du:dateUtc="2025-10-14T09:38:00Z">
              <w:del w:id="1161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50B8C005" w14:textId="77777777" w:rsidR="00256F9F" w:rsidRPr="00256F9F" w:rsidRDefault="00256F9F" w:rsidP="00256F9F">
      <w:pPr>
        <w:spacing w:after="0"/>
        <w:rPr>
          <w:ins w:id="1162" w:author="Vikas Kori" w:date="2026-01-12T12:58:00Z" w16du:dateUtc="2026-01-12T07:28:00Z"/>
          <w:rFonts w:cstheme="minorHAnsi"/>
          <w:sz w:val="24"/>
          <w:szCs w:val="24"/>
        </w:rPr>
      </w:pPr>
      <w:ins w:id="1163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5AAB6651" w14:textId="77777777" w:rsidR="00256F9F" w:rsidRPr="00256F9F" w:rsidRDefault="00256F9F" w:rsidP="00256F9F">
      <w:pPr>
        <w:spacing w:after="0"/>
        <w:rPr>
          <w:ins w:id="1164" w:author="Vikas Kori" w:date="2026-01-12T12:58:00Z" w16du:dateUtc="2026-01-12T07:28:00Z"/>
          <w:rFonts w:cstheme="minorHAnsi"/>
          <w:sz w:val="24"/>
          <w:szCs w:val="24"/>
        </w:rPr>
      </w:pPr>
      <w:ins w:id="1165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7C811DD8" w14:textId="77777777" w:rsidR="00256F9F" w:rsidRPr="00256F9F" w:rsidRDefault="00256F9F" w:rsidP="00256F9F">
      <w:pPr>
        <w:spacing w:after="0"/>
        <w:rPr>
          <w:ins w:id="1166" w:author="Vikas Kori" w:date="2026-01-12T12:58:00Z" w16du:dateUtc="2026-01-12T07:28:00Z"/>
          <w:rFonts w:cstheme="minorHAnsi"/>
          <w:sz w:val="24"/>
          <w:szCs w:val="24"/>
        </w:rPr>
      </w:pPr>
      <w:ins w:id="1167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0062E14E" w14:textId="77777777" w:rsidR="00256F9F" w:rsidRPr="00256F9F" w:rsidRDefault="00256F9F" w:rsidP="00256F9F">
      <w:pPr>
        <w:spacing w:after="0"/>
        <w:rPr>
          <w:ins w:id="1168" w:author="Vikas Kori" w:date="2026-01-12T12:58:00Z" w16du:dateUtc="2026-01-12T07:28:00Z"/>
          <w:rFonts w:cstheme="minorHAnsi"/>
          <w:sz w:val="24"/>
          <w:szCs w:val="24"/>
        </w:rPr>
      </w:pPr>
      <w:ins w:id="1169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3E45D899" w14:textId="6C6A2E4C" w:rsidR="006F6F1D" w:rsidRDefault="00256F9F" w:rsidP="00256F9F">
      <w:pPr>
        <w:spacing w:after="0"/>
        <w:rPr>
          <w:ins w:id="1170" w:author="Vikas Kori" w:date="2026-01-12T12:58:00Z" w16du:dateUtc="2026-01-12T07:28:00Z"/>
          <w:rFonts w:cstheme="minorHAnsi"/>
          <w:sz w:val="24"/>
          <w:szCs w:val="24"/>
        </w:rPr>
      </w:pPr>
      <w:ins w:id="1171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p w14:paraId="3C1E1B8F" w14:textId="77777777" w:rsidR="00256F9F" w:rsidRPr="001F0B56" w:rsidRDefault="00256F9F" w:rsidP="00256F9F">
      <w:pPr>
        <w:spacing w:after="0"/>
        <w:rPr>
          <w:ins w:id="1172" w:author="Guduguntla Shivani" w:date="2025-10-14T15:08:00Z" w16du:dateUtc="2025-10-14T09:38:00Z"/>
          <w:rFonts w:cstheme="minorHAnsi"/>
          <w:sz w:val="24"/>
          <w:szCs w:val="24"/>
        </w:rPr>
      </w:pPr>
    </w:p>
    <w:p w14:paraId="1893451E" w14:textId="12E2F813" w:rsidR="006F6F1D" w:rsidRPr="001F0B56" w:rsidRDefault="006F6F1D">
      <w:pPr>
        <w:pStyle w:val="ListParagraph"/>
        <w:numPr>
          <w:ilvl w:val="0"/>
          <w:numId w:val="17"/>
        </w:numPr>
        <w:rPr>
          <w:ins w:id="1173" w:author="Guduguntla Shivani" w:date="2025-10-14T15:08:00Z" w16du:dateUtc="2025-10-14T09:38:00Z"/>
          <w:rFonts w:cstheme="minorHAnsi"/>
          <w:sz w:val="24"/>
          <w:szCs w:val="24"/>
          <w:lang w:val="en-US"/>
        </w:rPr>
        <w:pPrChange w:id="1174" w:author="Guduguntla Shivani" w:date="2025-10-14T15:10:00Z" w16du:dateUtc="2025-10-14T09:40:00Z">
          <w:pPr>
            <w:pStyle w:val="ListParagraph"/>
            <w:numPr>
              <w:numId w:val="16"/>
            </w:numPr>
            <w:ind w:left="360" w:hanging="360"/>
          </w:pPr>
        </w:pPrChange>
      </w:pPr>
      <w:ins w:id="1175" w:author="Guduguntla Shivani" w:date="2025-10-14T15:10:00Z" w16du:dateUtc="2025-10-14T09:40:00Z">
        <w:r w:rsidRPr="001F0B56">
          <w:rPr>
            <w:rFonts w:cstheme="minorHAnsi"/>
            <w:sz w:val="24"/>
            <w:szCs w:val="24"/>
          </w:rPr>
          <w:t>Ease of navigation of the e-Bidding portal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6F1D" w:rsidRPr="001F0B56" w:rsidDel="00256F9F" w14:paraId="46737DD4" w14:textId="53C51E2C" w:rsidTr="00645B69">
        <w:trPr>
          <w:ins w:id="1176" w:author="Guduguntla Shivani" w:date="2025-10-14T15:08:00Z"/>
          <w:del w:id="1177" w:author="Vikas Kori" w:date="2026-01-12T12:58:00Z"/>
        </w:trPr>
        <w:tc>
          <w:tcPr>
            <w:tcW w:w="2016" w:type="dxa"/>
          </w:tcPr>
          <w:p w14:paraId="64CF5A13" w14:textId="018D4181" w:rsidR="006F6F1D" w:rsidRPr="001F0B56" w:rsidDel="00256F9F" w:rsidRDefault="006F6F1D" w:rsidP="00645B69">
            <w:pPr>
              <w:jc w:val="center"/>
              <w:rPr>
                <w:ins w:id="1178" w:author="Guduguntla Shivani" w:date="2025-10-14T15:08:00Z" w16du:dateUtc="2025-10-14T09:38:00Z"/>
                <w:del w:id="1179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80" w:author="Guduguntla Shivani" w:date="2025-10-14T15:08:00Z" w16du:dateUtc="2025-10-14T09:38:00Z">
              <w:del w:id="1181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01BF845D" w14:textId="36F16ADB" w:rsidR="006F6F1D" w:rsidRPr="001F0B56" w:rsidDel="00256F9F" w:rsidRDefault="006F6F1D" w:rsidP="00645B69">
            <w:pPr>
              <w:jc w:val="center"/>
              <w:rPr>
                <w:ins w:id="1182" w:author="Guduguntla Shivani" w:date="2025-10-14T15:08:00Z" w16du:dateUtc="2025-10-14T09:38:00Z"/>
                <w:del w:id="1183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84" w:author="Guduguntla Shivani" w:date="2025-10-14T15:08:00Z" w16du:dateUtc="2025-10-14T09:38:00Z">
              <w:del w:id="1185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2B45A81F" w14:textId="37801CA4" w:rsidR="006F6F1D" w:rsidRPr="001F0B56" w:rsidDel="00256F9F" w:rsidRDefault="006F6F1D" w:rsidP="00645B69">
            <w:pPr>
              <w:jc w:val="center"/>
              <w:rPr>
                <w:ins w:id="1186" w:author="Guduguntla Shivani" w:date="2025-10-14T15:08:00Z" w16du:dateUtc="2025-10-14T09:38:00Z"/>
                <w:del w:id="1187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88" w:author="Guduguntla Shivani" w:date="2025-10-14T15:08:00Z" w16du:dateUtc="2025-10-14T09:38:00Z">
              <w:del w:id="1189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2A4F79EB" w14:textId="1264ACB3" w:rsidR="006F6F1D" w:rsidRPr="001F0B56" w:rsidDel="00256F9F" w:rsidRDefault="006F6F1D" w:rsidP="00645B69">
            <w:pPr>
              <w:jc w:val="center"/>
              <w:rPr>
                <w:ins w:id="1190" w:author="Guduguntla Shivani" w:date="2025-10-14T15:08:00Z" w16du:dateUtc="2025-10-14T09:38:00Z"/>
                <w:del w:id="1191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92" w:author="Guduguntla Shivani" w:date="2025-10-14T15:08:00Z" w16du:dateUtc="2025-10-14T09:38:00Z">
              <w:del w:id="1193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4604EFE2" w14:textId="71FEB726" w:rsidR="006F6F1D" w:rsidRPr="001F0B56" w:rsidDel="00256F9F" w:rsidRDefault="006F6F1D" w:rsidP="00645B69">
            <w:pPr>
              <w:jc w:val="center"/>
              <w:rPr>
                <w:ins w:id="1194" w:author="Guduguntla Shivani" w:date="2025-10-14T15:08:00Z" w16du:dateUtc="2025-10-14T09:38:00Z"/>
                <w:del w:id="1195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196" w:author="Guduguntla Shivani" w:date="2025-10-14T15:08:00Z" w16du:dateUtc="2025-10-14T09:38:00Z">
              <w:del w:id="1197" w:author="Vikas Kori" w:date="2026-01-12T12:58:00Z" w16du:dateUtc="2026-01-12T07:28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6F6F1D" w:rsidRPr="001F0B56" w:rsidDel="00256F9F" w14:paraId="744B78A3" w14:textId="6F9CBE3E" w:rsidTr="00645B69">
        <w:trPr>
          <w:ins w:id="1198" w:author="Guduguntla Shivani" w:date="2025-10-14T15:08:00Z"/>
          <w:del w:id="1199" w:author="Vikas Kori" w:date="2026-01-12T12:58:00Z"/>
        </w:trPr>
        <w:tc>
          <w:tcPr>
            <w:tcW w:w="2016" w:type="dxa"/>
            <w:vAlign w:val="center"/>
          </w:tcPr>
          <w:p w14:paraId="57AF07DB" w14:textId="01EA56F8" w:rsidR="006F6F1D" w:rsidRPr="001F0B56" w:rsidDel="00256F9F" w:rsidRDefault="006F6F1D" w:rsidP="00645B69">
            <w:pPr>
              <w:jc w:val="center"/>
              <w:rPr>
                <w:ins w:id="1200" w:author="Guduguntla Shivani" w:date="2025-10-14T15:08:00Z" w16du:dateUtc="2025-10-14T09:38:00Z"/>
                <w:del w:id="1201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202" w:author="Guduguntla Shivani" w:date="2025-10-14T15:08:00Z" w16du:dateUtc="2025-10-14T09:38:00Z">
              <w:del w:id="1203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70CD2E3A" w14:textId="0D8F987A" w:rsidR="006F6F1D" w:rsidRPr="001F0B56" w:rsidDel="00256F9F" w:rsidRDefault="006F6F1D" w:rsidP="00645B69">
            <w:pPr>
              <w:jc w:val="center"/>
              <w:rPr>
                <w:ins w:id="1204" w:author="Guduguntla Shivani" w:date="2025-10-14T15:08:00Z" w16du:dateUtc="2025-10-14T09:38:00Z"/>
                <w:del w:id="1205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206" w:author="Guduguntla Shivani" w:date="2025-10-14T15:08:00Z" w16du:dateUtc="2025-10-14T09:38:00Z">
              <w:del w:id="1207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A7366D4" w14:textId="227C2A10" w:rsidR="006F6F1D" w:rsidRPr="001F0B56" w:rsidDel="00256F9F" w:rsidRDefault="006F6F1D" w:rsidP="00645B69">
            <w:pPr>
              <w:jc w:val="center"/>
              <w:rPr>
                <w:ins w:id="1208" w:author="Guduguntla Shivani" w:date="2025-10-14T15:08:00Z" w16du:dateUtc="2025-10-14T09:38:00Z"/>
                <w:del w:id="1209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210" w:author="Guduguntla Shivani" w:date="2025-10-14T15:08:00Z" w16du:dateUtc="2025-10-14T09:38:00Z">
              <w:del w:id="1211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83C7AF5" w14:textId="4671E1E2" w:rsidR="006F6F1D" w:rsidRPr="001F0B56" w:rsidDel="00256F9F" w:rsidRDefault="006F6F1D" w:rsidP="00645B69">
            <w:pPr>
              <w:jc w:val="center"/>
              <w:rPr>
                <w:ins w:id="1212" w:author="Guduguntla Shivani" w:date="2025-10-14T15:08:00Z" w16du:dateUtc="2025-10-14T09:38:00Z"/>
                <w:del w:id="1213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214" w:author="Guduguntla Shivani" w:date="2025-10-14T15:08:00Z" w16du:dateUtc="2025-10-14T09:38:00Z">
              <w:del w:id="1215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345B55D" w14:textId="2E32D832" w:rsidR="006F6F1D" w:rsidRPr="001F0B56" w:rsidDel="00256F9F" w:rsidRDefault="006F6F1D" w:rsidP="00645B69">
            <w:pPr>
              <w:jc w:val="center"/>
              <w:rPr>
                <w:ins w:id="1216" w:author="Guduguntla Shivani" w:date="2025-10-14T15:08:00Z" w16du:dateUtc="2025-10-14T09:38:00Z"/>
                <w:del w:id="1217" w:author="Vikas Kori" w:date="2026-01-12T12:58:00Z" w16du:dateUtc="2026-01-12T07:28:00Z"/>
                <w:rFonts w:cstheme="minorHAnsi"/>
                <w:b/>
                <w:bCs/>
                <w:sz w:val="20"/>
                <w:szCs w:val="20"/>
              </w:rPr>
            </w:pPr>
            <w:ins w:id="1218" w:author="Guduguntla Shivani" w:date="2025-10-14T15:08:00Z" w16du:dateUtc="2025-10-14T09:38:00Z">
              <w:del w:id="1219" w:author="Vikas Kori" w:date="2026-01-12T12:58:00Z" w16du:dateUtc="2026-01-12T07:28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648D9457" w14:textId="77777777" w:rsidR="00256F9F" w:rsidRPr="00256F9F" w:rsidRDefault="00256F9F" w:rsidP="00256F9F">
      <w:pPr>
        <w:spacing w:after="0"/>
        <w:rPr>
          <w:ins w:id="1220" w:author="Vikas Kori" w:date="2026-01-12T12:58:00Z" w16du:dateUtc="2026-01-12T07:28:00Z"/>
          <w:rFonts w:cstheme="minorHAnsi"/>
          <w:sz w:val="24"/>
          <w:szCs w:val="24"/>
        </w:rPr>
      </w:pPr>
      <w:ins w:id="1221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2680C891" w14:textId="77777777" w:rsidR="00256F9F" w:rsidRPr="00256F9F" w:rsidRDefault="00256F9F" w:rsidP="00256F9F">
      <w:pPr>
        <w:spacing w:after="0"/>
        <w:rPr>
          <w:ins w:id="1222" w:author="Vikas Kori" w:date="2026-01-12T12:58:00Z" w16du:dateUtc="2026-01-12T07:28:00Z"/>
          <w:rFonts w:cstheme="minorHAnsi"/>
          <w:sz w:val="24"/>
          <w:szCs w:val="24"/>
        </w:rPr>
      </w:pPr>
      <w:ins w:id="1223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359B18ED" w14:textId="77777777" w:rsidR="00256F9F" w:rsidRPr="00256F9F" w:rsidRDefault="00256F9F" w:rsidP="00256F9F">
      <w:pPr>
        <w:spacing w:after="0"/>
        <w:rPr>
          <w:ins w:id="1224" w:author="Vikas Kori" w:date="2026-01-12T12:58:00Z" w16du:dateUtc="2026-01-12T07:28:00Z"/>
          <w:rFonts w:cstheme="minorHAnsi"/>
          <w:sz w:val="24"/>
          <w:szCs w:val="24"/>
        </w:rPr>
      </w:pPr>
      <w:ins w:id="1225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1A18030F" w14:textId="77777777" w:rsidR="00256F9F" w:rsidRPr="00256F9F" w:rsidRDefault="00256F9F" w:rsidP="00256F9F">
      <w:pPr>
        <w:spacing w:after="0"/>
        <w:rPr>
          <w:ins w:id="1226" w:author="Vikas Kori" w:date="2026-01-12T12:58:00Z" w16du:dateUtc="2026-01-12T07:28:00Z"/>
          <w:rFonts w:cstheme="minorHAnsi"/>
          <w:sz w:val="24"/>
          <w:szCs w:val="24"/>
        </w:rPr>
      </w:pPr>
      <w:ins w:id="1227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0E600CD7" w14:textId="263A0A74" w:rsidR="006F6F1D" w:rsidRDefault="00256F9F" w:rsidP="00256F9F">
      <w:pPr>
        <w:spacing w:after="0"/>
        <w:rPr>
          <w:ins w:id="1228" w:author="Vikas Kori" w:date="2026-01-12T12:58:00Z" w16du:dateUtc="2026-01-12T07:28:00Z"/>
          <w:rFonts w:cstheme="minorHAnsi"/>
          <w:sz w:val="24"/>
          <w:szCs w:val="24"/>
        </w:rPr>
      </w:pPr>
      <w:ins w:id="1229" w:author="Vikas Kori" w:date="2026-01-12T12:58:00Z" w16du:dateUtc="2026-01-12T07:28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p w14:paraId="3C7C6BF8" w14:textId="77777777" w:rsidR="00256F9F" w:rsidRPr="001F0B56" w:rsidRDefault="00256F9F" w:rsidP="00256F9F">
      <w:pPr>
        <w:spacing w:after="0"/>
        <w:rPr>
          <w:ins w:id="1230" w:author="Guduguntla Shivani" w:date="2025-10-14T15:08:00Z" w16du:dateUtc="2025-10-14T09:38:00Z"/>
          <w:rFonts w:cstheme="minorHAnsi"/>
          <w:sz w:val="24"/>
          <w:szCs w:val="24"/>
        </w:rPr>
      </w:pPr>
    </w:p>
    <w:p w14:paraId="15D93EE4" w14:textId="366C5805" w:rsidR="006F6F1D" w:rsidRPr="00256F9F" w:rsidRDefault="006F6F1D">
      <w:pPr>
        <w:pStyle w:val="ListParagraph"/>
        <w:numPr>
          <w:ilvl w:val="0"/>
          <w:numId w:val="17"/>
        </w:numPr>
        <w:rPr>
          <w:ins w:id="1231" w:author="Vikas Kori" w:date="2026-01-12T12:58:00Z" w16du:dateUtc="2026-01-12T07:28:00Z"/>
          <w:rFonts w:cstheme="minorHAnsi"/>
          <w:sz w:val="24"/>
          <w:szCs w:val="24"/>
          <w:lang w:val="en-US"/>
          <w:rPrChange w:id="1232" w:author="Vikas Kori" w:date="2026-01-12T12:58:00Z" w16du:dateUtc="2026-01-12T07:28:00Z">
            <w:rPr>
              <w:ins w:id="1233" w:author="Vikas Kori" w:date="2026-01-12T12:58:00Z" w16du:dateUtc="2026-01-12T07:28:00Z"/>
              <w:rFonts w:cstheme="minorHAnsi"/>
              <w:sz w:val="24"/>
              <w:szCs w:val="24"/>
            </w:rPr>
          </w:rPrChange>
        </w:rPr>
      </w:pPr>
      <w:ins w:id="1234" w:author="Guduguntla Shivani" w:date="2025-10-14T15:11:00Z" w16du:dateUtc="2025-10-14T09:41:00Z">
        <w:r w:rsidRPr="001F0B56">
          <w:rPr>
            <w:rFonts w:cstheme="minorHAnsi"/>
            <w:sz w:val="24"/>
            <w:szCs w:val="24"/>
          </w:rPr>
          <w:t>Accessibility to e-Bidding team</w:t>
        </w:r>
      </w:ins>
    </w:p>
    <w:p w14:paraId="7B7ABE1D" w14:textId="77777777" w:rsidR="00256F9F" w:rsidRPr="00256F9F" w:rsidRDefault="00256F9F" w:rsidP="00256F9F">
      <w:pPr>
        <w:pStyle w:val="ListParagraph"/>
        <w:numPr>
          <w:ilvl w:val="0"/>
          <w:numId w:val="24"/>
        </w:numPr>
        <w:rPr>
          <w:ins w:id="1235" w:author="Vikas Kori" w:date="2026-01-12T12:58:00Z" w16du:dateUtc="2026-01-12T07:28:00Z"/>
          <w:rFonts w:cstheme="minorHAnsi"/>
          <w:sz w:val="24"/>
          <w:szCs w:val="24"/>
          <w:lang w:val="en-US"/>
        </w:rPr>
      </w:pPr>
      <w:ins w:id="1236" w:author="Vikas Kori" w:date="2026-01-12T12:58:00Z" w16du:dateUtc="2026-01-12T07:28:00Z">
        <w:r w:rsidRPr="00256F9F">
          <w:rPr>
            <w:rFonts w:cstheme="minorHAnsi"/>
            <w:sz w:val="24"/>
            <w:szCs w:val="24"/>
            <w:lang w:val="en-US"/>
          </w:rPr>
          <w:t>Very Unsatisfied</w:t>
        </w:r>
      </w:ins>
    </w:p>
    <w:p w14:paraId="2EDC5632" w14:textId="77777777" w:rsidR="00256F9F" w:rsidRPr="00256F9F" w:rsidRDefault="00256F9F" w:rsidP="00256F9F">
      <w:pPr>
        <w:pStyle w:val="ListParagraph"/>
        <w:numPr>
          <w:ilvl w:val="0"/>
          <w:numId w:val="24"/>
        </w:numPr>
        <w:rPr>
          <w:ins w:id="1237" w:author="Vikas Kori" w:date="2026-01-12T12:58:00Z" w16du:dateUtc="2026-01-12T07:28:00Z"/>
          <w:rFonts w:cstheme="minorHAnsi"/>
          <w:sz w:val="24"/>
          <w:szCs w:val="24"/>
          <w:lang w:val="en-US"/>
        </w:rPr>
      </w:pPr>
      <w:ins w:id="1238" w:author="Vikas Kori" w:date="2026-01-12T12:58:00Z" w16du:dateUtc="2026-01-12T07:28:00Z">
        <w:r w:rsidRPr="00256F9F">
          <w:rPr>
            <w:rFonts w:cstheme="minorHAnsi"/>
            <w:sz w:val="24"/>
            <w:szCs w:val="24"/>
            <w:lang w:val="en-US"/>
          </w:rPr>
          <w:t>Unsatisfied</w:t>
        </w:r>
      </w:ins>
    </w:p>
    <w:p w14:paraId="55E39926" w14:textId="77777777" w:rsidR="00256F9F" w:rsidRPr="00256F9F" w:rsidRDefault="00256F9F" w:rsidP="00256F9F">
      <w:pPr>
        <w:pStyle w:val="ListParagraph"/>
        <w:numPr>
          <w:ilvl w:val="0"/>
          <w:numId w:val="24"/>
        </w:numPr>
        <w:rPr>
          <w:ins w:id="1239" w:author="Vikas Kori" w:date="2026-01-12T12:58:00Z" w16du:dateUtc="2026-01-12T07:28:00Z"/>
          <w:rFonts w:cstheme="minorHAnsi"/>
          <w:sz w:val="24"/>
          <w:szCs w:val="24"/>
          <w:lang w:val="en-US"/>
        </w:rPr>
      </w:pPr>
      <w:ins w:id="1240" w:author="Vikas Kori" w:date="2026-01-12T12:58:00Z" w16du:dateUtc="2026-01-12T07:28:00Z">
        <w:r w:rsidRPr="00256F9F">
          <w:rPr>
            <w:rFonts w:cstheme="minorHAnsi"/>
            <w:sz w:val="24"/>
            <w:szCs w:val="24"/>
            <w:lang w:val="en-US"/>
          </w:rPr>
          <w:t>Moderately Satisfied</w:t>
        </w:r>
      </w:ins>
    </w:p>
    <w:p w14:paraId="1777309B" w14:textId="77777777" w:rsidR="00256F9F" w:rsidRPr="00256F9F" w:rsidRDefault="00256F9F" w:rsidP="00256F9F">
      <w:pPr>
        <w:pStyle w:val="ListParagraph"/>
        <w:numPr>
          <w:ilvl w:val="0"/>
          <w:numId w:val="24"/>
        </w:numPr>
        <w:rPr>
          <w:ins w:id="1241" w:author="Vikas Kori" w:date="2026-01-12T12:58:00Z" w16du:dateUtc="2026-01-12T07:28:00Z"/>
          <w:rFonts w:cstheme="minorHAnsi"/>
          <w:sz w:val="24"/>
          <w:szCs w:val="24"/>
          <w:lang w:val="en-US"/>
        </w:rPr>
      </w:pPr>
      <w:ins w:id="1242" w:author="Vikas Kori" w:date="2026-01-12T12:58:00Z" w16du:dateUtc="2026-01-12T07:28:00Z">
        <w:r w:rsidRPr="00256F9F">
          <w:rPr>
            <w:rFonts w:cstheme="minorHAnsi"/>
            <w:sz w:val="24"/>
            <w:szCs w:val="24"/>
            <w:lang w:val="en-US"/>
          </w:rPr>
          <w:t>Satisfied</w:t>
        </w:r>
      </w:ins>
    </w:p>
    <w:p w14:paraId="52907011" w14:textId="77777777" w:rsidR="00256F9F" w:rsidRPr="00256F9F" w:rsidRDefault="00256F9F" w:rsidP="00256F9F">
      <w:pPr>
        <w:pStyle w:val="ListParagraph"/>
        <w:numPr>
          <w:ilvl w:val="0"/>
          <w:numId w:val="24"/>
        </w:numPr>
        <w:rPr>
          <w:ins w:id="1243" w:author="Vikas Kori" w:date="2026-01-12T12:58:00Z" w16du:dateUtc="2026-01-12T07:28:00Z"/>
          <w:rFonts w:cstheme="minorHAnsi"/>
          <w:sz w:val="24"/>
          <w:szCs w:val="24"/>
          <w:lang w:val="en-US"/>
        </w:rPr>
      </w:pPr>
      <w:ins w:id="1244" w:author="Vikas Kori" w:date="2026-01-12T12:58:00Z" w16du:dateUtc="2026-01-12T07:28:00Z">
        <w:r w:rsidRPr="00256F9F">
          <w:rPr>
            <w:rFonts w:cstheme="minorHAnsi"/>
            <w:sz w:val="24"/>
            <w:szCs w:val="24"/>
            <w:lang w:val="en-US"/>
          </w:rPr>
          <w:t>Very Satisfied</w:t>
        </w:r>
      </w:ins>
    </w:p>
    <w:p w14:paraId="3072E23A" w14:textId="77777777" w:rsidR="00256F9F" w:rsidRPr="001F0B56" w:rsidRDefault="00256F9F">
      <w:pPr>
        <w:pStyle w:val="ListParagraph"/>
        <w:numPr>
          <w:ilvl w:val="0"/>
          <w:numId w:val="24"/>
        </w:numPr>
        <w:rPr>
          <w:ins w:id="1245" w:author="Guduguntla Shivani" w:date="2025-10-14T15:08:00Z" w16du:dateUtc="2025-10-14T09:38:00Z"/>
          <w:rFonts w:cstheme="minorHAnsi"/>
          <w:sz w:val="24"/>
          <w:szCs w:val="24"/>
          <w:lang w:val="en-US"/>
        </w:rPr>
        <w:pPrChange w:id="1246" w:author="Vikas Kori" w:date="2026-01-12T12:58:00Z" w16du:dateUtc="2026-01-12T07:28:00Z">
          <w:pPr>
            <w:pStyle w:val="ListParagraph"/>
            <w:numPr>
              <w:numId w:val="16"/>
            </w:numPr>
            <w:ind w:left="360" w:hanging="360"/>
          </w:pPr>
        </w:pPrChange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6F1D" w:rsidRPr="001F0B56" w:rsidDel="00256F9F" w14:paraId="7F360F61" w14:textId="7A1D4E20" w:rsidTr="00645B69">
        <w:trPr>
          <w:ins w:id="1247" w:author="Guduguntla Shivani" w:date="2025-10-14T15:08:00Z"/>
          <w:del w:id="1248" w:author="Vikas Kori" w:date="2026-01-12T12:59:00Z"/>
        </w:trPr>
        <w:tc>
          <w:tcPr>
            <w:tcW w:w="2016" w:type="dxa"/>
          </w:tcPr>
          <w:p w14:paraId="4A4E7FCD" w14:textId="5E8BF30C" w:rsidR="006F6F1D" w:rsidRPr="001F0B56" w:rsidDel="00256F9F" w:rsidRDefault="006F6F1D" w:rsidP="00645B69">
            <w:pPr>
              <w:jc w:val="center"/>
              <w:rPr>
                <w:ins w:id="1249" w:author="Guduguntla Shivani" w:date="2025-10-14T15:08:00Z" w16du:dateUtc="2025-10-14T09:38:00Z"/>
                <w:del w:id="1250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51" w:author="Guduguntla Shivani" w:date="2025-10-14T15:08:00Z" w16du:dateUtc="2025-10-14T09:38:00Z">
              <w:del w:id="1252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4089C68C" w14:textId="772E30E1" w:rsidR="006F6F1D" w:rsidRPr="001F0B56" w:rsidDel="00256F9F" w:rsidRDefault="006F6F1D" w:rsidP="00645B69">
            <w:pPr>
              <w:jc w:val="center"/>
              <w:rPr>
                <w:ins w:id="1253" w:author="Guduguntla Shivani" w:date="2025-10-14T15:08:00Z" w16du:dateUtc="2025-10-14T09:38:00Z"/>
                <w:del w:id="1254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55" w:author="Guduguntla Shivani" w:date="2025-10-14T15:08:00Z" w16du:dateUtc="2025-10-14T09:38:00Z">
              <w:del w:id="1256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0092B1FE" w14:textId="637DA2F5" w:rsidR="006F6F1D" w:rsidRPr="001F0B56" w:rsidDel="00256F9F" w:rsidRDefault="006F6F1D" w:rsidP="00645B69">
            <w:pPr>
              <w:jc w:val="center"/>
              <w:rPr>
                <w:ins w:id="1257" w:author="Guduguntla Shivani" w:date="2025-10-14T15:08:00Z" w16du:dateUtc="2025-10-14T09:38:00Z"/>
                <w:del w:id="1258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59" w:author="Guduguntla Shivani" w:date="2025-10-14T15:08:00Z" w16du:dateUtc="2025-10-14T09:38:00Z">
              <w:del w:id="1260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16C31B8B" w14:textId="188C9B70" w:rsidR="006F6F1D" w:rsidRPr="001F0B56" w:rsidDel="00256F9F" w:rsidRDefault="006F6F1D" w:rsidP="00645B69">
            <w:pPr>
              <w:jc w:val="center"/>
              <w:rPr>
                <w:ins w:id="1261" w:author="Guduguntla Shivani" w:date="2025-10-14T15:08:00Z" w16du:dateUtc="2025-10-14T09:38:00Z"/>
                <w:del w:id="1262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63" w:author="Guduguntla Shivani" w:date="2025-10-14T15:08:00Z" w16du:dateUtc="2025-10-14T09:38:00Z">
              <w:del w:id="1264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560454CD" w14:textId="122D9798" w:rsidR="006F6F1D" w:rsidRPr="001F0B56" w:rsidDel="00256F9F" w:rsidRDefault="006F6F1D" w:rsidP="00645B69">
            <w:pPr>
              <w:jc w:val="center"/>
              <w:rPr>
                <w:ins w:id="1265" w:author="Guduguntla Shivani" w:date="2025-10-14T15:08:00Z" w16du:dateUtc="2025-10-14T09:38:00Z"/>
                <w:del w:id="1266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67" w:author="Guduguntla Shivani" w:date="2025-10-14T15:08:00Z" w16du:dateUtc="2025-10-14T09:38:00Z">
              <w:del w:id="1268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6F6F1D" w:rsidRPr="001F0B56" w:rsidDel="00256F9F" w14:paraId="10726186" w14:textId="6E352D8C" w:rsidTr="00645B69">
        <w:trPr>
          <w:ins w:id="1269" w:author="Guduguntla Shivani" w:date="2025-10-14T15:08:00Z"/>
          <w:del w:id="1270" w:author="Vikas Kori" w:date="2026-01-12T12:59:00Z"/>
        </w:trPr>
        <w:tc>
          <w:tcPr>
            <w:tcW w:w="2016" w:type="dxa"/>
            <w:vAlign w:val="center"/>
          </w:tcPr>
          <w:p w14:paraId="57F8E8BC" w14:textId="472778C0" w:rsidR="006F6F1D" w:rsidRPr="001F0B56" w:rsidDel="00256F9F" w:rsidRDefault="006F6F1D" w:rsidP="00645B69">
            <w:pPr>
              <w:jc w:val="center"/>
              <w:rPr>
                <w:ins w:id="1271" w:author="Guduguntla Shivani" w:date="2025-10-14T15:08:00Z" w16du:dateUtc="2025-10-14T09:38:00Z"/>
                <w:del w:id="1272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73" w:author="Guduguntla Shivani" w:date="2025-10-14T15:08:00Z" w16du:dateUtc="2025-10-14T09:38:00Z">
              <w:del w:id="1274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3054EBD" w14:textId="2FD354A4" w:rsidR="006F6F1D" w:rsidRPr="001F0B56" w:rsidDel="00256F9F" w:rsidRDefault="006F6F1D" w:rsidP="00645B69">
            <w:pPr>
              <w:jc w:val="center"/>
              <w:rPr>
                <w:ins w:id="1275" w:author="Guduguntla Shivani" w:date="2025-10-14T15:08:00Z" w16du:dateUtc="2025-10-14T09:38:00Z"/>
                <w:del w:id="1276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77" w:author="Guduguntla Shivani" w:date="2025-10-14T15:08:00Z" w16du:dateUtc="2025-10-14T09:38:00Z">
              <w:del w:id="1278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7DAA6559" w14:textId="433C0E66" w:rsidR="006F6F1D" w:rsidRPr="001F0B56" w:rsidDel="00256F9F" w:rsidRDefault="006F6F1D" w:rsidP="00645B69">
            <w:pPr>
              <w:jc w:val="center"/>
              <w:rPr>
                <w:ins w:id="1279" w:author="Guduguntla Shivani" w:date="2025-10-14T15:08:00Z" w16du:dateUtc="2025-10-14T09:38:00Z"/>
                <w:del w:id="1280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81" w:author="Guduguntla Shivani" w:date="2025-10-14T15:08:00Z" w16du:dateUtc="2025-10-14T09:38:00Z">
              <w:del w:id="1282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CFF0C7C" w14:textId="321BEFF2" w:rsidR="006F6F1D" w:rsidRPr="001F0B56" w:rsidDel="00256F9F" w:rsidRDefault="006F6F1D" w:rsidP="00645B69">
            <w:pPr>
              <w:jc w:val="center"/>
              <w:rPr>
                <w:ins w:id="1283" w:author="Guduguntla Shivani" w:date="2025-10-14T15:08:00Z" w16du:dateUtc="2025-10-14T09:38:00Z"/>
                <w:del w:id="1284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85" w:author="Guduguntla Shivani" w:date="2025-10-14T15:08:00Z" w16du:dateUtc="2025-10-14T09:38:00Z">
              <w:del w:id="1286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F8EB2E9" w14:textId="0BD10EE5" w:rsidR="006F6F1D" w:rsidRPr="001F0B56" w:rsidDel="00256F9F" w:rsidRDefault="006F6F1D" w:rsidP="00645B69">
            <w:pPr>
              <w:jc w:val="center"/>
              <w:rPr>
                <w:ins w:id="1287" w:author="Guduguntla Shivani" w:date="2025-10-14T15:08:00Z" w16du:dateUtc="2025-10-14T09:38:00Z"/>
                <w:del w:id="1288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289" w:author="Guduguntla Shivani" w:date="2025-10-14T15:08:00Z" w16du:dateUtc="2025-10-14T09:38:00Z">
              <w:del w:id="1290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0F141318" w14:textId="77777777" w:rsidR="006F6F1D" w:rsidRPr="001F0B56" w:rsidDel="00256F9F" w:rsidRDefault="006F6F1D" w:rsidP="006F6F1D">
      <w:pPr>
        <w:spacing w:after="0"/>
        <w:rPr>
          <w:ins w:id="1291" w:author="Guduguntla Shivani" w:date="2025-10-14T15:08:00Z" w16du:dateUtc="2025-10-14T09:38:00Z"/>
          <w:del w:id="1292" w:author="Vikas Kori" w:date="2026-01-12T12:59:00Z" w16du:dateUtc="2026-01-12T07:29:00Z"/>
          <w:rFonts w:cstheme="minorHAnsi"/>
          <w:sz w:val="24"/>
          <w:szCs w:val="24"/>
        </w:rPr>
      </w:pPr>
    </w:p>
    <w:p w14:paraId="02A2EA21" w14:textId="63AADDA8" w:rsidR="006F6F1D" w:rsidRPr="001F0B56" w:rsidRDefault="006F6F1D">
      <w:pPr>
        <w:spacing w:after="1" w:line="256" w:lineRule="auto"/>
        <w:rPr>
          <w:ins w:id="1293" w:author="Guduguntla Shivani" w:date="2025-10-14T15:08:00Z" w16du:dateUtc="2025-10-14T09:38:00Z"/>
          <w:rFonts w:cstheme="minorHAnsi"/>
          <w:sz w:val="24"/>
          <w:szCs w:val="24"/>
        </w:rPr>
        <w:pPrChange w:id="1294" w:author="Vikas Kori" w:date="2026-01-12T12:59:00Z" w16du:dateUtc="2026-01-12T07:29:00Z">
          <w:pPr>
            <w:spacing w:after="1" w:line="256" w:lineRule="auto"/>
            <w:ind w:left="720" w:hanging="720"/>
          </w:pPr>
        </w:pPrChange>
      </w:pPr>
      <w:ins w:id="1295" w:author="Guduguntla Shivani" w:date="2025-10-14T15:08:00Z" w16du:dateUtc="2025-10-14T09:38:00Z">
        <w:r w:rsidRPr="001F0B56">
          <w:rPr>
            <w:rFonts w:cstheme="minorHAnsi"/>
            <w:sz w:val="24"/>
            <w:szCs w:val="24"/>
            <w:rPrChange w:id="1296" w:author="Guduguntla Shivani" w:date="2025-10-14T15:47:00Z" w16du:dateUtc="2025-10-14T10:17:00Z">
              <w:rPr>
                <w:rFonts w:cstheme="minorHAnsi"/>
                <w:sz w:val="24"/>
                <w:szCs w:val="24"/>
                <w:highlight w:val="yellow"/>
              </w:rPr>
            </w:rPrChange>
          </w:rPr>
          <w:t>Please provide reason for your dissatisfaction (</w:t>
        </w:r>
        <w:del w:id="1297" w:author="Vikas Kori" w:date="2026-01-12T12:59:00Z" w16du:dateUtc="2026-01-12T07:29:00Z">
          <w:r w:rsidRPr="001F0B56" w:rsidDel="00256F9F">
            <w:rPr>
              <w:rFonts w:cstheme="minorHAnsi"/>
              <w:sz w:val="24"/>
              <w:szCs w:val="24"/>
              <w:rPrChange w:id="1298" w:author="Guduguntla Shivani" w:date="2025-10-14T15:47:00Z" w16du:dateUtc="2025-10-14T10:17:00Z">
                <w:rPr>
                  <w:rFonts w:cstheme="minorHAnsi"/>
                  <w:sz w:val="24"/>
                  <w:szCs w:val="24"/>
                  <w:highlight w:val="yellow"/>
                </w:rPr>
              </w:rPrChange>
            </w:rPr>
            <w:delText>codes 1,2,3)  [attribute]</w:delText>
          </w:r>
        </w:del>
      </w:ins>
      <w:ins w:id="1299" w:author="Vikas Kori" w:date="2026-01-12T12:59:00Z" w16du:dateUtc="2026-01-12T07:29:00Z">
        <w:r w:rsidR="00256F9F">
          <w:rPr>
            <w:rFonts w:cstheme="minorHAnsi"/>
            <w:sz w:val="24"/>
            <w:szCs w:val="24"/>
          </w:rPr>
          <w:t>Open-End)</w:t>
        </w:r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6F6F1D" w:rsidRPr="001F0B56" w14:paraId="6E064666" w14:textId="77777777" w:rsidTr="00645B69">
        <w:trPr>
          <w:trHeight w:val="663"/>
          <w:ins w:id="1300" w:author="Guduguntla Shivani" w:date="2025-10-14T15:08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B52D" w14:textId="77777777" w:rsidR="006F6F1D" w:rsidRPr="001F0B56" w:rsidRDefault="006F6F1D" w:rsidP="00645B69">
            <w:pPr>
              <w:spacing w:line="259" w:lineRule="auto"/>
              <w:rPr>
                <w:ins w:id="1301" w:author="Guduguntla Shivani" w:date="2025-10-14T15:08:00Z" w16du:dateUtc="2025-10-14T09:38:00Z"/>
                <w:rFonts w:cstheme="minorHAnsi"/>
                <w:sz w:val="24"/>
                <w:szCs w:val="24"/>
              </w:rPr>
            </w:pPr>
            <w:ins w:id="1302" w:author="Guduguntla Shivani" w:date="2025-10-14T15:08:00Z" w16du:dateUtc="2025-10-14T09:38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7FBF5A3C" w14:textId="77777777" w:rsidR="006F6F1D" w:rsidRPr="001F0B56" w:rsidRDefault="006F6F1D" w:rsidP="00645B69">
            <w:pPr>
              <w:spacing w:line="259" w:lineRule="auto"/>
              <w:rPr>
                <w:ins w:id="1303" w:author="Guduguntla Shivani" w:date="2025-10-14T15:08:00Z" w16du:dateUtc="2025-10-14T09:38:00Z"/>
                <w:rFonts w:cstheme="minorHAnsi"/>
                <w:sz w:val="24"/>
                <w:szCs w:val="24"/>
              </w:rPr>
            </w:pPr>
            <w:ins w:id="1304" w:author="Guduguntla Shivani" w:date="2025-10-14T15:08:00Z" w16du:dateUtc="2025-10-14T09:38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6AF5AD4D" w14:textId="77777777" w:rsidR="006F6F1D" w:rsidRPr="001F0B56" w:rsidRDefault="006F6F1D" w:rsidP="00645B69">
            <w:pPr>
              <w:spacing w:line="259" w:lineRule="auto"/>
              <w:rPr>
                <w:ins w:id="1305" w:author="Guduguntla Shivani" w:date="2025-10-14T15:08:00Z" w16du:dateUtc="2025-10-14T09:38:00Z"/>
                <w:rFonts w:cstheme="minorHAnsi"/>
                <w:sz w:val="24"/>
                <w:szCs w:val="24"/>
              </w:rPr>
            </w:pPr>
          </w:p>
        </w:tc>
      </w:tr>
    </w:tbl>
    <w:p w14:paraId="01C7B8C2" w14:textId="77777777" w:rsidR="006F6F1D" w:rsidRPr="001F0B56" w:rsidRDefault="006F6F1D" w:rsidP="006F6F1D">
      <w:pPr>
        <w:spacing w:after="1" w:line="256" w:lineRule="auto"/>
        <w:ind w:left="720" w:hanging="720"/>
        <w:rPr>
          <w:ins w:id="1306" w:author="Guduguntla Shivani" w:date="2025-10-14T15:08:00Z" w16du:dateUtc="2025-10-14T09:38:00Z"/>
          <w:rFonts w:cstheme="minorHAnsi"/>
          <w:sz w:val="24"/>
          <w:szCs w:val="24"/>
        </w:rPr>
      </w:pPr>
    </w:p>
    <w:p w14:paraId="46AD62FB" w14:textId="77777777" w:rsidR="00256F9F" w:rsidRDefault="00256F9F" w:rsidP="006F6F1D">
      <w:pPr>
        <w:spacing w:after="1" w:line="256" w:lineRule="auto"/>
        <w:ind w:left="720" w:hanging="720"/>
        <w:rPr>
          <w:ins w:id="1307" w:author="Vikas Kori" w:date="2026-01-12T12:59:00Z" w16du:dateUtc="2026-01-12T07:29:00Z"/>
          <w:rFonts w:cstheme="minorHAnsi"/>
          <w:sz w:val="24"/>
          <w:szCs w:val="24"/>
        </w:rPr>
      </w:pPr>
    </w:p>
    <w:p w14:paraId="6607AE23" w14:textId="6E04BC01" w:rsidR="006F6F1D" w:rsidRPr="001F0B56" w:rsidRDefault="006F6F1D" w:rsidP="006F6F1D">
      <w:pPr>
        <w:spacing w:after="1" w:line="256" w:lineRule="auto"/>
        <w:ind w:left="720" w:hanging="720"/>
        <w:rPr>
          <w:ins w:id="1308" w:author="Guduguntla Shivani" w:date="2025-10-14T15:08:00Z" w16du:dateUtc="2025-10-14T09:38:00Z"/>
          <w:rFonts w:cstheme="minorHAnsi"/>
          <w:sz w:val="24"/>
          <w:szCs w:val="24"/>
        </w:rPr>
      </w:pPr>
      <w:ins w:id="1309" w:author="Guduguntla Shivani" w:date="2025-10-14T15:08:00Z" w16du:dateUtc="2025-10-14T09:38:00Z">
        <w:r w:rsidRPr="001F0B56">
          <w:rPr>
            <w:rFonts w:cstheme="minorHAnsi"/>
            <w:sz w:val="24"/>
            <w:szCs w:val="24"/>
          </w:rPr>
          <w:t>Please provide your suggestions for improvement of (</w:t>
        </w:r>
        <w:del w:id="1310" w:author="Vikas Kori" w:date="2026-01-12T12:59:00Z" w16du:dateUtc="2026-01-12T07:29:00Z">
          <w:r w:rsidRPr="001F0B56" w:rsidDel="00256F9F">
            <w:rPr>
              <w:rFonts w:cstheme="minorHAnsi"/>
              <w:sz w:val="24"/>
              <w:szCs w:val="24"/>
            </w:rPr>
            <w:delText>codes 1,2,3) [attribute]</w:delText>
          </w:r>
        </w:del>
      </w:ins>
      <w:ins w:id="1311" w:author="Vikas Kori" w:date="2026-01-12T12:59:00Z" w16du:dateUtc="2026-01-12T07:29:00Z">
        <w:r w:rsidR="00256F9F">
          <w:rPr>
            <w:rFonts w:cstheme="minorHAnsi"/>
            <w:sz w:val="24"/>
            <w:szCs w:val="24"/>
          </w:rPr>
          <w:t>Open-End)</w:t>
        </w:r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6F6F1D" w:rsidRPr="001F0B56" w14:paraId="6BC02309" w14:textId="77777777" w:rsidTr="00645B69">
        <w:trPr>
          <w:trHeight w:val="663"/>
          <w:ins w:id="1312" w:author="Guduguntla Shivani" w:date="2025-10-14T15:08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04F61" w14:textId="77777777" w:rsidR="006F6F1D" w:rsidRPr="001F0B56" w:rsidRDefault="006F6F1D" w:rsidP="00645B69">
            <w:pPr>
              <w:spacing w:line="259" w:lineRule="auto"/>
              <w:rPr>
                <w:ins w:id="1313" w:author="Guduguntla Shivani" w:date="2025-10-14T15:08:00Z" w16du:dateUtc="2025-10-14T09:38:00Z"/>
                <w:rFonts w:cstheme="minorHAnsi"/>
                <w:sz w:val="24"/>
                <w:szCs w:val="24"/>
              </w:rPr>
            </w:pPr>
            <w:ins w:id="1314" w:author="Guduguntla Shivani" w:date="2025-10-14T15:08:00Z" w16du:dateUtc="2025-10-14T09:38:00Z">
              <w:r w:rsidRPr="001F0B56">
                <w:rPr>
                  <w:rFonts w:cstheme="minorHAnsi"/>
                  <w:sz w:val="24"/>
                  <w:szCs w:val="24"/>
                </w:rPr>
                <w:lastRenderedPageBreak/>
                <w:t xml:space="preserve"> </w:t>
              </w:r>
            </w:ins>
          </w:p>
          <w:p w14:paraId="39E224D7" w14:textId="77777777" w:rsidR="006F6F1D" w:rsidRPr="001F0B56" w:rsidRDefault="006F6F1D" w:rsidP="00645B69">
            <w:pPr>
              <w:spacing w:line="259" w:lineRule="auto"/>
              <w:rPr>
                <w:ins w:id="1315" w:author="Guduguntla Shivani" w:date="2025-10-14T15:08:00Z" w16du:dateUtc="2025-10-14T09:38:00Z"/>
                <w:rFonts w:cstheme="minorHAnsi"/>
                <w:sz w:val="24"/>
                <w:szCs w:val="24"/>
              </w:rPr>
            </w:pPr>
            <w:ins w:id="1316" w:author="Guduguntla Shivani" w:date="2025-10-14T15:08:00Z" w16du:dateUtc="2025-10-14T09:38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33AC1576" w14:textId="77777777" w:rsidR="006F6F1D" w:rsidRPr="001F0B56" w:rsidRDefault="006F6F1D" w:rsidP="00645B69">
            <w:pPr>
              <w:spacing w:line="259" w:lineRule="auto"/>
              <w:rPr>
                <w:ins w:id="1317" w:author="Guduguntla Shivani" w:date="2025-10-14T15:08:00Z" w16du:dateUtc="2025-10-14T09:38:00Z"/>
                <w:rFonts w:cstheme="minorHAnsi"/>
                <w:sz w:val="24"/>
                <w:szCs w:val="24"/>
              </w:rPr>
            </w:pPr>
          </w:p>
        </w:tc>
      </w:tr>
    </w:tbl>
    <w:p w14:paraId="6431F32E" w14:textId="77777777" w:rsidR="005574C8" w:rsidRPr="00256F9F" w:rsidDel="00256F9F" w:rsidRDefault="005574C8">
      <w:pPr>
        <w:rPr>
          <w:ins w:id="1318" w:author="Guduguntla Shivani" w:date="2025-10-08T11:19:00Z" w16du:dateUtc="2025-10-08T05:49:00Z"/>
          <w:del w:id="1319" w:author="Vikas Kori" w:date="2026-01-12T12:59:00Z" w16du:dateUtc="2026-01-12T07:29:00Z"/>
          <w:rFonts w:cstheme="minorHAnsi"/>
          <w:b/>
          <w:bCs/>
          <w:sz w:val="24"/>
          <w:szCs w:val="24"/>
          <w:rPrChange w:id="1320" w:author="Vikas Kori" w:date="2026-01-12T12:59:00Z" w16du:dateUtc="2026-01-12T07:29:00Z">
            <w:rPr>
              <w:ins w:id="1321" w:author="Guduguntla Shivani" w:date="2025-10-08T11:19:00Z" w16du:dateUtc="2025-10-08T05:49:00Z"/>
              <w:del w:id="1322" w:author="Vikas Kori" w:date="2026-01-12T12:59:00Z" w16du:dateUtc="2026-01-12T07:29:00Z"/>
            </w:rPr>
          </w:rPrChange>
        </w:rPr>
        <w:pPrChange w:id="1323" w:author="Vikas Kori" w:date="2026-01-12T12:59:00Z" w16du:dateUtc="2026-01-12T07:29:00Z">
          <w:pPr>
            <w:pStyle w:val="ListParagraph"/>
            <w:jc w:val="center"/>
          </w:pPr>
        </w:pPrChange>
      </w:pPr>
    </w:p>
    <w:p w14:paraId="51EF8D6B" w14:textId="77777777" w:rsidR="005574C8" w:rsidRPr="001F0B56" w:rsidDel="00256F9F" w:rsidRDefault="005574C8" w:rsidP="00BC246D">
      <w:pPr>
        <w:pStyle w:val="ListParagraph"/>
        <w:jc w:val="center"/>
        <w:rPr>
          <w:ins w:id="1324" w:author="Guduguntla Shivani" w:date="2025-10-08T11:19:00Z" w16du:dateUtc="2025-10-08T05:49:00Z"/>
          <w:del w:id="1325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61D6DFF6" w14:textId="7DF6D8F8" w:rsidR="008A5B9C" w:rsidRPr="001F0B56" w:rsidDel="006F6F1D" w:rsidRDefault="008A5B9C">
      <w:pPr>
        <w:spacing w:after="1" w:line="256" w:lineRule="auto"/>
        <w:ind w:left="720" w:hanging="720"/>
        <w:rPr>
          <w:del w:id="1326" w:author="Guduguntla Shivani" w:date="2025-10-14T15:11:00Z" w16du:dateUtc="2025-10-14T09:41:00Z"/>
          <w:rFonts w:cstheme="minorHAnsi"/>
          <w:b/>
          <w:bCs/>
          <w:sz w:val="24"/>
          <w:szCs w:val="24"/>
        </w:rPr>
        <w:pPrChange w:id="1327" w:author="Guduguntla Shivani" w:date="2025-10-08T11:17:00Z" w16du:dateUtc="2025-10-08T05:47:00Z">
          <w:pPr>
            <w:spacing w:after="1" w:line="256" w:lineRule="auto"/>
          </w:pPr>
        </w:pPrChange>
      </w:pPr>
    </w:p>
    <w:p w14:paraId="5AB45EBB" w14:textId="77777777" w:rsidR="005C0B3D" w:rsidRPr="001F0B56" w:rsidDel="00256F9F" w:rsidRDefault="005C0B3D" w:rsidP="000C2648">
      <w:pPr>
        <w:pStyle w:val="ListParagraph"/>
        <w:jc w:val="center"/>
        <w:rPr>
          <w:ins w:id="1328" w:author="Guduguntla Shivani" w:date="2025-10-08T11:18:00Z" w16du:dateUtc="2025-10-08T05:48:00Z"/>
          <w:del w:id="1329" w:author="Vikas Kori" w:date="2026-01-12T12:59:00Z" w16du:dateUtc="2026-01-12T07:29:00Z"/>
          <w:rFonts w:cstheme="minorHAnsi"/>
          <w:b/>
          <w:bCs/>
          <w:sz w:val="24"/>
          <w:szCs w:val="24"/>
        </w:rPr>
      </w:pPr>
      <w:bookmarkStart w:id="1330" w:name="_Hlk152329006"/>
    </w:p>
    <w:p w14:paraId="3F4E7B86" w14:textId="77777777" w:rsidR="005C0B3D" w:rsidRPr="001F0B56" w:rsidDel="00256F9F" w:rsidRDefault="005C0B3D" w:rsidP="000C2648">
      <w:pPr>
        <w:pStyle w:val="ListParagraph"/>
        <w:jc w:val="center"/>
        <w:rPr>
          <w:ins w:id="1331" w:author="Guduguntla Shivani" w:date="2025-10-08T11:18:00Z" w16du:dateUtc="2025-10-08T05:48:00Z"/>
          <w:del w:id="1332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3317EBC0" w14:textId="77777777" w:rsidR="005C0B3D" w:rsidRPr="001F0B56" w:rsidDel="00256F9F" w:rsidRDefault="005C0B3D" w:rsidP="000C2648">
      <w:pPr>
        <w:pStyle w:val="ListParagraph"/>
        <w:jc w:val="center"/>
        <w:rPr>
          <w:ins w:id="1333" w:author="Guduguntla Shivani" w:date="2025-10-08T11:18:00Z" w16du:dateUtc="2025-10-08T05:48:00Z"/>
          <w:del w:id="1334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4DDA7A02" w14:textId="77777777" w:rsidR="005C0B3D" w:rsidRPr="001F0B56" w:rsidDel="00256F9F" w:rsidRDefault="005C0B3D" w:rsidP="000C2648">
      <w:pPr>
        <w:pStyle w:val="ListParagraph"/>
        <w:jc w:val="center"/>
        <w:rPr>
          <w:ins w:id="1335" w:author="Guduguntla Shivani" w:date="2025-10-08T11:18:00Z" w16du:dateUtc="2025-10-08T05:48:00Z"/>
          <w:del w:id="1336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6BBAC196" w14:textId="77777777" w:rsidR="005C0B3D" w:rsidRPr="001F0B56" w:rsidDel="00256F9F" w:rsidRDefault="005C0B3D" w:rsidP="000C2648">
      <w:pPr>
        <w:pStyle w:val="ListParagraph"/>
        <w:jc w:val="center"/>
        <w:rPr>
          <w:ins w:id="1337" w:author="Guduguntla Shivani" w:date="2025-10-08T11:18:00Z" w16du:dateUtc="2025-10-08T05:48:00Z"/>
          <w:del w:id="1338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6D9C9C02" w14:textId="77777777" w:rsidR="005574C8" w:rsidRPr="001F0B56" w:rsidDel="00256F9F" w:rsidRDefault="005574C8" w:rsidP="000C2648">
      <w:pPr>
        <w:pStyle w:val="ListParagraph"/>
        <w:jc w:val="center"/>
        <w:rPr>
          <w:ins w:id="1339" w:author="Guduguntla Shivani" w:date="2025-10-08T11:19:00Z" w16du:dateUtc="2025-10-08T05:49:00Z"/>
          <w:del w:id="1340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04661E52" w14:textId="77777777" w:rsidR="005574C8" w:rsidRPr="001F0B56" w:rsidDel="00256F9F" w:rsidRDefault="005574C8" w:rsidP="000C2648">
      <w:pPr>
        <w:pStyle w:val="ListParagraph"/>
        <w:jc w:val="center"/>
        <w:rPr>
          <w:ins w:id="1341" w:author="Guduguntla Shivani" w:date="2025-10-08T11:19:00Z" w16du:dateUtc="2025-10-08T05:49:00Z"/>
          <w:del w:id="1342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6F35CBF4" w14:textId="77777777" w:rsidR="005574C8" w:rsidRPr="001F0B56" w:rsidDel="00256F9F" w:rsidRDefault="005574C8" w:rsidP="000C2648">
      <w:pPr>
        <w:pStyle w:val="ListParagraph"/>
        <w:jc w:val="center"/>
        <w:rPr>
          <w:ins w:id="1343" w:author="Guduguntla Shivani" w:date="2025-10-08T11:19:00Z" w16du:dateUtc="2025-10-08T05:49:00Z"/>
          <w:del w:id="1344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638319A6" w14:textId="77777777" w:rsidR="005574C8" w:rsidRPr="001F0B56" w:rsidDel="00256F9F" w:rsidRDefault="005574C8" w:rsidP="000C2648">
      <w:pPr>
        <w:pStyle w:val="ListParagraph"/>
        <w:jc w:val="center"/>
        <w:rPr>
          <w:ins w:id="1345" w:author="Guduguntla Shivani" w:date="2025-10-08T11:19:00Z" w16du:dateUtc="2025-10-08T05:49:00Z"/>
          <w:del w:id="1346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6FE0CEF0" w14:textId="77777777" w:rsidR="005574C8" w:rsidRPr="001F0B56" w:rsidDel="00256F9F" w:rsidRDefault="005574C8" w:rsidP="000C2648">
      <w:pPr>
        <w:pStyle w:val="ListParagraph"/>
        <w:jc w:val="center"/>
        <w:rPr>
          <w:ins w:id="1347" w:author="Guduguntla Shivani" w:date="2025-10-08T11:19:00Z" w16du:dateUtc="2025-10-08T05:49:00Z"/>
          <w:del w:id="1348" w:author="Vikas Kori" w:date="2026-01-12T12:59:00Z" w16du:dateUtc="2026-01-12T07:29:00Z"/>
          <w:rFonts w:cstheme="minorHAnsi"/>
          <w:b/>
          <w:bCs/>
          <w:sz w:val="24"/>
          <w:szCs w:val="24"/>
        </w:rPr>
      </w:pPr>
    </w:p>
    <w:p w14:paraId="38138570" w14:textId="77777777" w:rsidR="005574C8" w:rsidRPr="00256F9F" w:rsidRDefault="005574C8">
      <w:pPr>
        <w:rPr>
          <w:ins w:id="1349" w:author="Guduguntla Shivani" w:date="2025-10-08T11:19:00Z" w16du:dateUtc="2025-10-08T05:49:00Z"/>
          <w:rFonts w:cstheme="minorHAnsi"/>
          <w:b/>
          <w:bCs/>
          <w:sz w:val="24"/>
          <w:szCs w:val="24"/>
          <w:rPrChange w:id="1350" w:author="Vikas Kori" w:date="2026-01-12T12:59:00Z" w16du:dateUtc="2026-01-12T07:29:00Z">
            <w:rPr>
              <w:ins w:id="1351" w:author="Guduguntla Shivani" w:date="2025-10-08T11:19:00Z" w16du:dateUtc="2025-10-08T05:49:00Z"/>
            </w:rPr>
          </w:rPrChange>
        </w:rPr>
        <w:pPrChange w:id="1352" w:author="Vikas Kori" w:date="2026-01-12T12:59:00Z" w16du:dateUtc="2026-01-12T07:29:00Z">
          <w:pPr>
            <w:pStyle w:val="ListParagraph"/>
            <w:jc w:val="center"/>
          </w:pPr>
        </w:pPrChange>
      </w:pPr>
    </w:p>
    <w:p w14:paraId="0B923D6D" w14:textId="77777777" w:rsidR="006F6F1D" w:rsidRPr="001F0B56" w:rsidRDefault="006F6F1D" w:rsidP="006F6F1D">
      <w:pPr>
        <w:pStyle w:val="ListParagraph"/>
        <w:jc w:val="center"/>
        <w:rPr>
          <w:ins w:id="1353" w:author="Guduguntla Shivani" w:date="2025-10-14T15:17:00Z" w16du:dateUtc="2025-10-14T09:47:00Z"/>
          <w:rFonts w:cstheme="minorHAnsi"/>
          <w:b/>
          <w:bCs/>
          <w:sz w:val="24"/>
          <w:szCs w:val="24"/>
        </w:rPr>
      </w:pPr>
      <w:ins w:id="1354" w:author="Guduguntla Shivani" w:date="2025-10-14T15:17:00Z" w16du:dateUtc="2025-10-14T09:47:00Z">
        <w:r w:rsidRPr="001F0B56">
          <w:rPr>
            <w:rFonts w:cstheme="minorHAnsi"/>
            <w:b/>
            <w:bCs/>
            <w:sz w:val="24"/>
            <w:szCs w:val="24"/>
          </w:rPr>
          <w:t>Section E: Company Personnel</w:t>
        </w:r>
      </w:ins>
    </w:p>
    <w:p w14:paraId="50EC1DA6" w14:textId="31C96E86" w:rsidR="006F6F1D" w:rsidRPr="001F0B56" w:rsidRDefault="006F6F1D" w:rsidP="006F6F1D">
      <w:pPr>
        <w:pStyle w:val="ListParagraph"/>
        <w:tabs>
          <w:tab w:val="left" w:pos="1260"/>
        </w:tabs>
        <w:ind w:left="0"/>
        <w:rPr>
          <w:ins w:id="1355" w:author="Guduguntla Shivani" w:date="2025-10-14T15:18:00Z" w16du:dateUtc="2025-10-14T09:48:00Z"/>
          <w:rFonts w:cstheme="minorHAnsi"/>
          <w:sz w:val="24"/>
          <w:szCs w:val="24"/>
        </w:rPr>
      </w:pPr>
      <w:ins w:id="1356" w:author="Guduguntla Shivani" w:date="2025-10-14T15:18:00Z" w16du:dateUtc="2025-10-14T09:48:00Z">
        <w:r w:rsidRPr="001F0B56">
          <w:rPr>
            <w:rFonts w:cstheme="minorHAnsi"/>
            <w:sz w:val="24"/>
            <w:szCs w:val="24"/>
          </w:rPr>
          <w:t>This section is to understand your satisfaction level based on your experience of interaction with the Company Personnel at Vedanta Ltd. (Cairn – Oil &amp; Gas). (SC)</w:t>
        </w:r>
      </w:ins>
    </w:p>
    <w:p w14:paraId="65699434" w14:textId="77777777" w:rsidR="006F6F1D" w:rsidRPr="001F0B56" w:rsidRDefault="006F6F1D" w:rsidP="006F6F1D">
      <w:pPr>
        <w:pStyle w:val="ListParagraph"/>
        <w:tabs>
          <w:tab w:val="left" w:pos="1260"/>
        </w:tabs>
        <w:ind w:left="0"/>
        <w:rPr>
          <w:ins w:id="1357" w:author="Guduguntla Shivani" w:date="2025-10-14T15:17:00Z" w16du:dateUtc="2025-10-14T09:47:00Z"/>
        </w:rPr>
      </w:pPr>
    </w:p>
    <w:p w14:paraId="0D3A440C" w14:textId="3169CF38" w:rsidR="006F6F1D" w:rsidRDefault="00E95BBF">
      <w:pPr>
        <w:pStyle w:val="ListParagraph"/>
        <w:numPr>
          <w:ilvl w:val="0"/>
          <w:numId w:val="18"/>
        </w:numPr>
        <w:rPr>
          <w:ins w:id="1358" w:author="Vikas Kori" w:date="2026-01-12T12:59:00Z" w16du:dateUtc="2026-01-12T07:29:00Z"/>
          <w:rFonts w:cstheme="minorHAnsi"/>
          <w:sz w:val="24"/>
          <w:szCs w:val="24"/>
        </w:rPr>
      </w:pPr>
      <w:ins w:id="1359" w:author="Guduguntla Shivani" w:date="2025-10-14T15:18:00Z" w16du:dateUtc="2025-10-14T09:48:00Z">
        <w:r w:rsidRPr="001F0B56">
          <w:rPr>
            <w:rFonts w:cstheme="minorHAnsi"/>
            <w:sz w:val="24"/>
            <w:szCs w:val="24"/>
          </w:rPr>
          <w:t>Accessibility to company personnel</w:t>
        </w:r>
      </w:ins>
    </w:p>
    <w:p w14:paraId="09F33F1C" w14:textId="77777777" w:rsidR="00256F9F" w:rsidRPr="00256F9F" w:rsidRDefault="00256F9F" w:rsidP="00256F9F">
      <w:pPr>
        <w:pStyle w:val="ListParagraph"/>
        <w:ind w:left="360"/>
        <w:rPr>
          <w:ins w:id="1360" w:author="Vikas Kori" w:date="2026-01-12T12:59:00Z" w16du:dateUtc="2026-01-12T07:29:00Z"/>
          <w:rFonts w:cstheme="minorHAnsi"/>
          <w:sz w:val="24"/>
          <w:szCs w:val="24"/>
        </w:rPr>
      </w:pPr>
      <w:ins w:id="1361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53C8D370" w14:textId="77777777" w:rsidR="00256F9F" w:rsidRPr="00256F9F" w:rsidRDefault="00256F9F" w:rsidP="00256F9F">
      <w:pPr>
        <w:pStyle w:val="ListParagraph"/>
        <w:ind w:left="360"/>
        <w:rPr>
          <w:ins w:id="1362" w:author="Vikas Kori" w:date="2026-01-12T12:59:00Z" w16du:dateUtc="2026-01-12T07:29:00Z"/>
          <w:rFonts w:cstheme="minorHAnsi"/>
          <w:sz w:val="24"/>
          <w:szCs w:val="24"/>
        </w:rPr>
      </w:pPr>
      <w:ins w:id="1363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5A64475A" w14:textId="77777777" w:rsidR="00256F9F" w:rsidRPr="00256F9F" w:rsidRDefault="00256F9F" w:rsidP="00256F9F">
      <w:pPr>
        <w:pStyle w:val="ListParagraph"/>
        <w:ind w:left="360"/>
        <w:rPr>
          <w:ins w:id="1364" w:author="Vikas Kori" w:date="2026-01-12T12:59:00Z" w16du:dateUtc="2026-01-12T07:29:00Z"/>
          <w:rFonts w:cstheme="minorHAnsi"/>
          <w:sz w:val="24"/>
          <w:szCs w:val="24"/>
        </w:rPr>
      </w:pPr>
      <w:ins w:id="1365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54123577" w14:textId="77777777" w:rsidR="00256F9F" w:rsidRPr="00256F9F" w:rsidRDefault="00256F9F" w:rsidP="00256F9F">
      <w:pPr>
        <w:pStyle w:val="ListParagraph"/>
        <w:ind w:left="360"/>
        <w:rPr>
          <w:ins w:id="1366" w:author="Vikas Kori" w:date="2026-01-12T12:59:00Z" w16du:dateUtc="2026-01-12T07:29:00Z"/>
          <w:rFonts w:cstheme="minorHAnsi"/>
          <w:sz w:val="24"/>
          <w:szCs w:val="24"/>
        </w:rPr>
      </w:pPr>
      <w:ins w:id="1367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12F5DAAE" w14:textId="5999F40A" w:rsidR="00256F9F" w:rsidRPr="001F0B56" w:rsidRDefault="00256F9F">
      <w:pPr>
        <w:pStyle w:val="ListParagraph"/>
        <w:ind w:left="360"/>
        <w:rPr>
          <w:ins w:id="1368" w:author="Guduguntla Shivani" w:date="2025-10-14T15:17:00Z" w16du:dateUtc="2025-10-14T09:47:00Z"/>
          <w:rFonts w:cstheme="minorHAnsi"/>
          <w:sz w:val="24"/>
          <w:szCs w:val="24"/>
        </w:rPr>
        <w:pPrChange w:id="1369" w:author="Vikas Kori" w:date="2026-01-12T12:59:00Z" w16du:dateUtc="2026-01-12T07:29:00Z">
          <w:pPr>
            <w:pStyle w:val="ListParagraph"/>
            <w:numPr>
              <w:numId w:val="17"/>
            </w:numPr>
            <w:ind w:left="360" w:hanging="360"/>
          </w:pPr>
        </w:pPrChange>
      </w:pPr>
      <w:ins w:id="1370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6F1D" w:rsidRPr="001F0B56" w:rsidDel="00256F9F" w14:paraId="7043A8B6" w14:textId="753057DB" w:rsidTr="00645B69">
        <w:trPr>
          <w:ins w:id="1371" w:author="Guduguntla Shivani" w:date="2025-10-14T15:17:00Z"/>
          <w:del w:id="1372" w:author="Vikas Kori" w:date="2026-01-12T12:59:00Z"/>
        </w:trPr>
        <w:tc>
          <w:tcPr>
            <w:tcW w:w="2016" w:type="dxa"/>
          </w:tcPr>
          <w:p w14:paraId="0F513291" w14:textId="4286E4F5" w:rsidR="006F6F1D" w:rsidRPr="001F0B56" w:rsidDel="00256F9F" w:rsidRDefault="006F6F1D" w:rsidP="00645B69">
            <w:pPr>
              <w:jc w:val="center"/>
              <w:rPr>
                <w:ins w:id="1373" w:author="Guduguntla Shivani" w:date="2025-10-14T15:17:00Z" w16du:dateUtc="2025-10-14T09:47:00Z"/>
                <w:del w:id="1374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375" w:author="Guduguntla Shivani" w:date="2025-10-14T15:17:00Z" w16du:dateUtc="2025-10-14T09:47:00Z">
              <w:del w:id="1376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390D8C9D" w14:textId="44D16F64" w:rsidR="006F6F1D" w:rsidRPr="001F0B56" w:rsidDel="00256F9F" w:rsidRDefault="006F6F1D" w:rsidP="00645B69">
            <w:pPr>
              <w:jc w:val="center"/>
              <w:rPr>
                <w:ins w:id="1377" w:author="Guduguntla Shivani" w:date="2025-10-14T15:17:00Z" w16du:dateUtc="2025-10-14T09:47:00Z"/>
                <w:del w:id="1378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379" w:author="Guduguntla Shivani" w:date="2025-10-14T15:17:00Z" w16du:dateUtc="2025-10-14T09:47:00Z">
              <w:del w:id="1380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57D835C1" w14:textId="1042B22E" w:rsidR="006F6F1D" w:rsidRPr="001F0B56" w:rsidDel="00256F9F" w:rsidRDefault="006F6F1D" w:rsidP="00645B69">
            <w:pPr>
              <w:jc w:val="center"/>
              <w:rPr>
                <w:ins w:id="1381" w:author="Guduguntla Shivani" w:date="2025-10-14T15:17:00Z" w16du:dateUtc="2025-10-14T09:47:00Z"/>
                <w:del w:id="1382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383" w:author="Guduguntla Shivani" w:date="2025-10-14T15:17:00Z" w16du:dateUtc="2025-10-14T09:47:00Z">
              <w:del w:id="1384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1C931B56" w14:textId="2D19341D" w:rsidR="006F6F1D" w:rsidRPr="001F0B56" w:rsidDel="00256F9F" w:rsidRDefault="006F6F1D" w:rsidP="00645B69">
            <w:pPr>
              <w:jc w:val="center"/>
              <w:rPr>
                <w:ins w:id="1385" w:author="Guduguntla Shivani" w:date="2025-10-14T15:17:00Z" w16du:dateUtc="2025-10-14T09:47:00Z"/>
                <w:del w:id="1386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387" w:author="Guduguntla Shivani" w:date="2025-10-14T15:17:00Z" w16du:dateUtc="2025-10-14T09:47:00Z">
              <w:del w:id="1388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528C6D23" w14:textId="4D9556D0" w:rsidR="006F6F1D" w:rsidRPr="001F0B56" w:rsidDel="00256F9F" w:rsidRDefault="006F6F1D" w:rsidP="00645B69">
            <w:pPr>
              <w:jc w:val="center"/>
              <w:rPr>
                <w:ins w:id="1389" w:author="Guduguntla Shivani" w:date="2025-10-14T15:17:00Z" w16du:dateUtc="2025-10-14T09:47:00Z"/>
                <w:del w:id="1390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391" w:author="Guduguntla Shivani" w:date="2025-10-14T15:17:00Z" w16du:dateUtc="2025-10-14T09:47:00Z">
              <w:del w:id="1392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6F6F1D" w:rsidRPr="001F0B56" w:rsidDel="00256F9F" w14:paraId="51347D17" w14:textId="5E3C2D97" w:rsidTr="00645B69">
        <w:trPr>
          <w:ins w:id="1393" w:author="Guduguntla Shivani" w:date="2025-10-14T15:17:00Z"/>
          <w:del w:id="1394" w:author="Vikas Kori" w:date="2026-01-12T12:59:00Z"/>
        </w:trPr>
        <w:tc>
          <w:tcPr>
            <w:tcW w:w="2016" w:type="dxa"/>
            <w:vAlign w:val="center"/>
          </w:tcPr>
          <w:p w14:paraId="6EAC3584" w14:textId="606C6FF8" w:rsidR="006F6F1D" w:rsidRPr="001F0B56" w:rsidDel="00256F9F" w:rsidRDefault="006F6F1D" w:rsidP="00645B69">
            <w:pPr>
              <w:jc w:val="center"/>
              <w:rPr>
                <w:ins w:id="1395" w:author="Guduguntla Shivani" w:date="2025-10-14T15:17:00Z" w16du:dateUtc="2025-10-14T09:47:00Z"/>
                <w:del w:id="1396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397" w:author="Guduguntla Shivani" w:date="2025-10-14T15:17:00Z" w16du:dateUtc="2025-10-14T09:47:00Z">
              <w:del w:id="1398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F8DFC44" w14:textId="0005DC6B" w:rsidR="006F6F1D" w:rsidRPr="001F0B56" w:rsidDel="00256F9F" w:rsidRDefault="006F6F1D" w:rsidP="00645B69">
            <w:pPr>
              <w:jc w:val="center"/>
              <w:rPr>
                <w:ins w:id="1399" w:author="Guduguntla Shivani" w:date="2025-10-14T15:17:00Z" w16du:dateUtc="2025-10-14T09:47:00Z"/>
                <w:del w:id="1400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01" w:author="Guduguntla Shivani" w:date="2025-10-14T15:17:00Z" w16du:dateUtc="2025-10-14T09:47:00Z">
              <w:del w:id="1402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513AB85" w14:textId="34920ED8" w:rsidR="006F6F1D" w:rsidRPr="001F0B56" w:rsidDel="00256F9F" w:rsidRDefault="006F6F1D" w:rsidP="00645B69">
            <w:pPr>
              <w:jc w:val="center"/>
              <w:rPr>
                <w:ins w:id="1403" w:author="Guduguntla Shivani" w:date="2025-10-14T15:17:00Z" w16du:dateUtc="2025-10-14T09:47:00Z"/>
                <w:del w:id="1404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05" w:author="Guduguntla Shivani" w:date="2025-10-14T15:17:00Z" w16du:dateUtc="2025-10-14T09:47:00Z">
              <w:del w:id="1406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3EA7FFF5" w14:textId="3A4CA73D" w:rsidR="006F6F1D" w:rsidRPr="001F0B56" w:rsidDel="00256F9F" w:rsidRDefault="006F6F1D" w:rsidP="00645B69">
            <w:pPr>
              <w:jc w:val="center"/>
              <w:rPr>
                <w:ins w:id="1407" w:author="Guduguntla Shivani" w:date="2025-10-14T15:17:00Z" w16du:dateUtc="2025-10-14T09:47:00Z"/>
                <w:del w:id="1408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09" w:author="Guduguntla Shivani" w:date="2025-10-14T15:17:00Z" w16du:dateUtc="2025-10-14T09:47:00Z">
              <w:del w:id="1410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4E133065" w14:textId="2BD67B12" w:rsidR="006F6F1D" w:rsidRPr="001F0B56" w:rsidDel="00256F9F" w:rsidRDefault="006F6F1D" w:rsidP="00645B69">
            <w:pPr>
              <w:jc w:val="center"/>
              <w:rPr>
                <w:ins w:id="1411" w:author="Guduguntla Shivani" w:date="2025-10-14T15:17:00Z" w16du:dateUtc="2025-10-14T09:47:00Z"/>
                <w:del w:id="1412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13" w:author="Guduguntla Shivani" w:date="2025-10-14T15:17:00Z" w16du:dateUtc="2025-10-14T09:47:00Z">
              <w:del w:id="1414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65AFB27F" w14:textId="77777777" w:rsidR="006F6F1D" w:rsidRPr="001F0B56" w:rsidRDefault="006F6F1D" w:rsidP="006F6F1D">
      <w:pPr>
        <w:pStyle w:val="ListParagraph"/>
        <w:tabs>
          <w:tab w:val="left" w:pos="1260"/>
        </w:tabs>
        <w:ind w:left="0"/>
        <w:rPr>
          <w:ins w:id="1415" w:author="Guduguntla Shivani" w:date="2025-10-14T15:17:00Z" w16du:dateUtc="2025-10-14T09:47:00Z"/>
        </w:rPr>
      </w:pPr>
    </w:p>
    <w:p w14:paraId="205F957E" w14:textId="379256F9" w:rsidR="006F6F1D" w:rsidRPr="001F0B56" w:rsidRDefault="00E95BBF">
      <w:pPr>
        <w:pStyle w:val="ListParagraph"/>
        <w:numPr>
          <w:ilvl w:val="0"/>
          <w:numId w:val="18"/>
        </w:numPr>
        <w:rPr>
          <w:ins w:id="1416" w:author="Guduguntla Shivani" w:date="2025-10-14T15:17:00Z" w16du:dateUtc="2025-10-14T09:47:00Z"/>
          <w:rFonts w:cstheme="minorHAnsi"/>
          <w:sz w:val="24"/>
          <w:szCs w:val="24"/>
          <w:lang w:val="en-US"/>
        </w:rPr>
        <w:pPrChange w:id="1417" w:author="Guduguntla Shivani" w:date="2025-10-14T15:18:00Z" w16du:dateUtc="2025-10-14T09:48:00Z">
          <w:pPr>
            <w:pStyle w:val="ListParagraph"/>
            <w:numPr>
              <w:numId w:val="17"/>
            </w:numPr>
            <w:ind w:left="360" w:hanging="360"/>
          </w:pPr>
        </w:pPrChange>
      </w:pPr>
      <w:ins w:id="1418" w:author="Guduguntla Shivani" w:date="2025-10-14T15:18:00Z" w16du:dateUtc="2025-10-14T09:48:00Z">
        <w:r w:rsidRPr="001F0B56">
          <w:rPr>
            <w:rFonts w:cstheme="minorHAnsi"/>
            <w:sz w:val="24"/>
            <w:szCs w:val="24"/>
          </w:rPr>
          <w:t>Accessibility to senior company personnel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6F1D" w:rsidRPr="001F0B56" w:rsidDel="00256F9F" w14:paraId="77102746" w14:textId="4397A798" w:rsidTr="00645B69">
        <w:trPr>
          <w:ins w:id="1419" w:author="Guduguntla Shivani" w:date="2025-10-14T15:17:00Z"/>
          <w:del w:id="1420" w:author="Vikas Kori" w:date="2026-01-12T12:59:00Z"/>
        </w:trPr>
        <w:tc>
          <w:tcPr>
            <w:tcW w:w="2016" w:type="dxa"/>
          </w:tcPr>
          <w:p w14:paraId="0DF6D712" w14:textId="61FFFA0E" w:rsidR="006F6F1D" w:rsidRPr="001F0B56" w:rsidDel="00256F9F" w:rsidRDefault="006F6F1D" w:rsidP="00645B69">
            <w:pPr>
              <w:jc w:val="center"/>
              <w:rPr>
                <w:ins w:id="1421" w:author="Guduguntla Shivani" w:date="2025-10-14T15:17:00Z" w16du:dateUtc="2025-10-14T09:47:00Z"/>
                <w:del w:id="1422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23" w:author="Guduguntla Shivani" w:date="2025-10-14T15:17:00Z" w16du:dateUtc="2025-10-14T09:47:00Z">
              <w:del w:id="1424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51A58E47" w14:textId="1C621AE6" w:rsidR="006F6F1D" w:rsidRPr="001F0B56" w:rsidDel="00256F9F" w:rsidRDefault="006F6F1D" w:rsidP="00645B69">
            <w:pPr>
              <w:jc w:val="center"/>
              <w:rPr>
                <w:ins w:id="1425" w:author="Guduguntla Shivani" w:date="2025-10-14T15:17:00Z" w16du:dateUtc="2025-10-14T09:47:00Z"/>
                <w:del w:id="1426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27" w:author="Guduguntla Shivani" w:date="2025-10-14T15:17:00Z" w16du:dateUtc="2025-10-14T09:47:00Z">
              <w:del w:id="1428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5750113C" w14:textId="1B71438D" w:rsidR="006F6F1D" w:rsidRPr="001F0B56" w:rsidDel="00256F9F" w:rsidRDefault="006F6F1D" w:rsidP="00645B69">
            <w:pPr>
              <w:jc w:val="center"/>
              <w:rPr>
                <w:ins w:id="1429" w:author="Guduguntla Shivani" w:date="2025-10-14T15:17:00Z" w16du:dateUtc="2025-10-14T09:47:00Z"/>
                <w:del w:id="1430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31" w:author="Guduguntla Shivani" w:date="2025-10-14T15:17:00Z" w16du:dateUtc="2025-10-14T09:47:00Z">
              <w:del w:id="1432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35B203AA" w14:textId="23C13E87" w:rsidR="006F6F1D" w:rsidRPr="001F0B56" w:rsidDel="00256F9F" w:rsidRDefault="006F6F1D" w:rsidP="00645B69">
            <w:pPr>
              <w:jc w:val="center"/>
              <w:rPr>
                <w:ins w:id="1433" w:author="Guduguntla Shivani" w:date="2025-10-14T15:17:00Z" w16du:dateUtc="2025-10-14T09:47:00Z"/>
                <w:del w:id="1434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35" w:author="Guduguntla Shivani" w:date="2025-10-14T15:17:00Z" w16du:dateUtc="2025-10-14T09:47:00Z">
              <w:del w:id="1436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09435492" w14:textId="5CE47635" w:rsidR="006F6F1D" w:rsidRPr="001F0B56" w:rsidDel="00256F9F" w:rsidRDefault="006F6F1D" w:rsidP="00645B69">
            <w:pPr>
              <w:jc w:val="center"/>
              <w:rPr>
                <w:ins w:id="1437" w:author="Guduguntla Shivani" w:date="2025-10-14T15:17:00Z" w16du:dateUtc="2025-10-14T09:47:00Z"/>
                <w:del w:id="1438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39" w:author="Guduguntla Shivani" w:date="2025-10-14T15:17:00Z" w16du:dateUtc="2025-10-14T09:47:00Z">
              <w:del w:id="1440" w:author="Vikas Kori" w:date="2026-01-12T12:59:00Z" w16du:dateUtc="2026-01-12T07:29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6F6F1D" w:rsidRPr="001F0B56" w:rsidDel="00256F9F" w14:paraId="670A36B6" w14:textId="6CC23179" w:rsidTr="00645B69">
        <w:trPr>
          <w:ins w:id="1441" w:author="Guduguntla Shivani" w:date="2025-10-14T15:17:00Z"/>
          <w:del w:id="1442" w:author="Vikas Kori" w:date="2026-01-12T12:59:00Z"/>
        </w:trPr>
        <w:tc>
          <w:tcPr>
            <w:tcW w:w="2016" w:type="dxa"/>
            <w:vAlign w:val="center"/>
          </w:tcPr>
          <w:p w14:paraId="41BF9826" w14:textId="6326C2E7" w:rsidR="006F6F1D" w:rsidRPr="001F0B56" w:rsidDel="00256F9F" w:rsidRDefault="006F6F1D" w:rsidP="00645B69">
            <w:pPr>
              <w:jc w:val="center"/>
              <w:rPr>
                <w:ins w:id="1443" w:author="Guduguntla Shivani" w:date="2025-10-14T15:17:00Z" w16du:dateUtc="2025-10-14T09:47:00Z"/>
                <w:del w:id="1444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45" w:author="Guduguntla Shivani" w:date="2025-10-14T15:17:00Z" w16du:dateUtc="2025-10-14T09:47:00Z">
              <w:del w:id="1446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E3CBD0C" w14:textId="3E9D2FE9" w:rsidR="006F6F1D" w:rsidRPr="001F0B56" w:rsidDel="00256F9F" w:rsidRDefault="006F6F1D" w:rsidP="00645B69">
            <w:pPr>
              <w:jc w:val="center"/>
              <w:rPr>
                <w:ins w:id="1447" w:author="Guduguntla Shivani" w:date="2025-10-14T15:17:00Z" w16du:dateUtc="2025-10-14T09:47:00Z"/>
                <w:del w:id="1448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49" w:author="Guduguntla Shivani" w:date="2025-10-14T15:17:00Z" w16du:dateUtc="2025-10-14T09:47:00Z">
              <w:del w:id="1450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B2D6DFF" w14:textId="5ADF0880" w:rsidR="006F6F1D" w:rsidRPr="001F0B56" w:rsidDel="00256F9F" w:rsidRDefault="006F6F1D" w:rsidP="00645B69">
            <w:pPr>
              <w:jc w:val="center"/>
              <w:rPr>
                <w:ins w:id="1451" w:author="Guduguntla Shivani" w:date="2025-10-14T15:17:00Z" w16du:dateUtc="2025-10-14T09:47:00Z"/>
                <w:del w:id="1452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53" w:author="Guduguntla Shivani" w:date="2025-10-14T15:17:00Z" w16du:dateUtc="2025-10-14T09:47:00Z">
              <w:del w:id="1454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8E19433" w14:textId="312E6890" w:rsidR="006F6F1D" w:rsidRPr="001F0B56" w:rsidDel="00256F9F" w:rsidRDefault="006F6F1D" w:rsidP="00645B69">
            <w:pPr>
              <w:jc w:val="center"/>
              <w:rPr>
                <w:ins w:id="1455" w:author="Guduguntla Shivani" w:date="2025-10-14T15:17:00Z" w16du:dateUtc="2025-10-14T09:47:00Z"/>
                <w:del w:id="1456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57" w:author="Guduguntla Shivani" w:date="2025-10-14T15:17:00Z" w16du:dateUtc="2025-10-14T09:47:00Z">
              <w:del w:id="1458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0FF23B8" w14:textId="09967990" w:rsidR="006F6F1D" w:rsidRPr="001F0B56" w:rsidDel="00256F9F" w:rsidRDefault="006F6F1D" w:rsidP="00645B69">
            <w:pPr>
              <w:jc w:val="center"/>
              <w:rPr>
                <w:ins w:id="1459" w:author="Guduguntla Shivani" w:date="2025-10-14T15:17:00Z" w16du:dateUtc="2025-10-14T09:47:00Z"/>
                <w:del w:id="1460" w:author="Vikas Kori" w:date="2026-01-12T12:59:00Z" w16du:dateUtc="2026-01-12T07:29:00Z"/>
                <w:rFonts w:cstheme="minorHAnsi"/>
                <w:b/>
                <w:bCs/>
                <w:sz w:val="20"/>
                <w:szCs w:val="20"/>
              </w:rPr>
            </w:pPr>
            <w:ins w:id="1461" w:author="Guduguntla Shivani" w:date="2025-10-14T15:17:00Z" w16du:dateUtc="2025-10-14T09:47:00Z">
              <w:del w:id="1462" w:author="Vikas Kori" w:date="2026-01-12T12:59:00Z" w16du:dateUtc="2026-01-12T07:29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479DB8C9" w14:textId="77777777" w:rsidR="00256F9F" w:rsidRPr="00256F9F" w:rsidRDefault="00256F9F" w:rsidP="00256F9F">
      <w:pPr>
        <w:spacing w:after="0"/>
        <w:rPr>
          <w:ins w:id="1463" w:author="Vikas Kori" w:date="2026-01-12T12:59:00Z" w16du:dateUtc="2026-01-12T07:29:00Z"/>
          <w:rFonts w:cstheme="minorHAnsi"/>
          <w:sz w:val="24"/>
          <w:szCs w:val="24"/>
        </w:rPr>
      </w:pPr>
      <w:ins w:id="1464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08C6D07D" w14:textId="77777777" w:rsidR="00256F9F" w:rsidRPr="00256F9F" w:rsidRDefault="00256F9F" w:rsidP="00256F9F">
      <w:pPr>
        <w:spacing w:after="0"/>
        <w:rPr>
          <w:ins w:id="1465" w:author="Vikas Kori" w:date="2026-01-12T12:59:00Z" w16du:dateUtc="2026-01-12T07:29:00Z"/>
          <w:rFonts w:cstheme="minorHAnsi"/>
          <w:sz w:val="24"/>
          <w:szCs w:val="24"/>
        </w:rPr>
      </w:pPr>
      <w:ins w:id="1466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4E38FA3D" w14:textId="77777777" w:rsidR="00256F9F" w:rsidRPr="00256F9F" w:rsidRDefault="00256F9F" w:rsidP="00256F9F">
      <w:pPr>
        <w:spacing w:after="0"/>
        <w:rPr>
          <w:ins w:id="1467" w:author="Vikas Kori" w:date="2026-01-12T12:59:00Z" w16du:dateUtc="2026-01-12T07:29:00Z"/>
          <w:rFonts w:cstheme="minorHAnsi"/>
          <w:sz w:val="24"/>
          <w:szCs w:val="24"/>
        </w:rPr>
      </w:pPr>
      <w:ins w:id="1468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7AE4E427" w14:textId="77777777" w:rsidR="00256F9F" w:rsidRPr="00256F9F" w:rsidRDefault="00256F9F" w:rsidP="00256F9F">
      <w:pPr>
        <w:spacing w:after="0"/>
        <w:rPr>
          <w:ins w:id="1469" w:author="Vikas Kori" w:date="2026-01-12T12:59:00Z" w16du:dateUtc="2026-01-12T07:29:00Z"/>
          <w:rFonts w:cstheme="minorHAnsi"/>
          <w:sz w:val="24"/>
          <w:szCs w:val="24"/>
        </w:rPr>
      </w:pPr>
      <w:ins w:id="1470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0DE1E167" w14:textId="3A119EE2" w:rsidR="006F6F1D" w:rsidRDefault="00256F9F" w:rsidP="00256F9F">
      <w:pPr>
        <w:spacing w:after="0"/>
        <w:rPr>
          <w:ins w:id="1471" w:author="Vikas Kori" w:date="2026-01-12T13:00:00Z" w16du:dateUtc="2026-01-12T07:30:00Z"/>
          <w:rFonts w:cstheme="minorHAnsi"/>
          <w:sz w:val="24"/>
          <w:szCs w:val="24"/>
        </w:rPr>
      </w:pPr>
      <w:ins w:id="1472" w:author="Vikas Kori" w:date="2026-01-12T12:59:00Z" w16du:dateUtc="2026-01-12T07:29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p w14:paraId="61A97559" w14:textId="77777777" w:rsidR="00256F9F" w:rsidRPr="001F0B56" w:rsidRDefault="00256F9F" w:rsidP="00256F9F">
      <w:pPr>
        <w:spacing w:after="0"/>
        <w:rPr>
          <w:ins w:id="1473" w:author="Guduguntla Shivani" w:date="2025-10-14T15:17:00Z" w16du:dateUtc="2025-10-14T09:47:00Z"/>
          <w:rFonts w:cstheme="minorHAnsi"/>
          <w:sz w:val="24"/>
          <w:szCs w:val="24"/>
        </w:rPr>
      </w:pPr>
    </w:p>
    <w:p w14:paraId="2D90D482" w14:textId="379A2ED7" w:rsidR="006F6F1D" w:rsidRPr="001F0B56" w:rsidRDefault="00E95BBF">
      <w:pPr>
        <w:pStyle w:val="ListParagraph"/>
        <w:numPr>
          <w:ilvl w:val="0"/>
          <w:numId w:val="18"/>
        </w:numPr>
        <w:rPr>
          <w:ins w:id="1474" w:author="Guduguntla Shivani" w:date="2025-10-14T15:17:00Z" w16du:dateUtc="2025-10-14T09:47:00Z"/>
          <w:rFonts w:cstheme="minorHAnsi"/>
          <w:sz w:val="24"/>
          <w:szCs w:val="24"/>
          <w:lang w:val="en-US"/>
        </w:rPr>
        <w:pPrChange w:id="1475" w:author="Guduguntla Shivani" w:date="2025-10-14T15:18:00Z" w16du:dateUtc="2025-10-14T09:48:00Z">
          <w:pPr>
            <w:pStyle w:val="ListParagraph"/>
            <w:numPr>
              <w:numId w:val="17"/>
            </w:numPr>
            <w:ind w:left="360" w:hanging="360"/>
          </w:pPr>
        </w:pPrChange>
      </w:pPr>
      <w:ins w:id="1476" w:author="Guduguntla Shivani" w:date="2025-10-14T15:19:00Z" w16du:dateUtc="2025-10-14T09:49:00Z">
        <w:r w:rsidRPr="001F0B56">
          <w:rPr>
            <w:rFonts w:cstheme="minorHAnsi"/>
            <w:sz w:val="24"/>
            <w:szCs w:val="24"/>
          </w:rPr>
          <w:t>Technical knowledge of the company personnel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6F1D" w:rsidRPr="001F0B56" w:rsidDel="00256F9F" w14:paraId="0E89DE22" w14:textId="15BB3720" w:rsidTr="00645B69">
        <w:trPr>
          <w:ins w:id="1477" w:author="Guduguntla Shivani" w:date="2025-10-14T15:17:00Z"/>
          <w:del w:id="1478" w:author="Vikas Kori" w:date="2026-01-12T13:00:00Z"/>
        </w:trPr>
        <w:tc>
          <w:tcPr>
            <w:tcW w:w="2016" w:type="dxa"/>
          </w:tcPr>
          <w:p w14:paraId="28353986" w14:textId="45906FA9" w:rsidR="006F6F1D" w:rsidRPr="001F0B56" w:rsidDel="00256F9F" w:rsidRDefault="006F6F1D" w:rsidP="00645B69">
            <w:pPr>
              <w:jc w:val="center"/>
              <w:rPr>
                <w:ins w:id="1479" w:author="Guduguntla Shivani" w:date="2025-10-14T15:17:00Z" w16du:dateUtc="2025-10-14T09:47:00Z"/>
                <w:del w:id="1480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481" w:author="Guduguntla Shivani" w:date="2025-10-14T15:17:00Z" w16du:dateUtc="2025-10-14T09:47:00Z">
              <w:del w:id="1482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1CEC894C" w14:textId="362436A4" w:rsidR="006F6F1D" w:rsidRPr="001F0B56" w:rsidDel="00256F9F" w:rsidRDefault="006F6F1D" w:rsidP="00645B69">
            <w:pPr>
              <w:jc w:val="center"/>
              <w:rPr>
                <w:ins w:id="1483" w:author="Guduguntla Shivani" w:date="2025-10-14T15:17:00Z" w16du:dateUtc="2025-10-14T09:47:00Z"/>
                <w:del w:id="1484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485" w:author="Guduguntla Shivani" w:date="2025-10-14T15:17:00Z" w16du:dateUtc="2025-10-14T09:47:00Z">
              <w:del w:id="1486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395BE441" w14:textId="0A86C3B5" w:rsidR="006F6F1D" w:rsidRPr="001F0B56" w:rsidDel="00256F9F" w:rsidRDefault="006F6F1D" w:rsidP="00645B69">
            <w:pPr>
              <w:jc w:val="center"/>
              <w:rPr>
                <w:ins w:id="1487" w:author="Guduguntla Shivani" w:date="2025-10-14T15:17:00Z" w16du:dateUtc="2025-10-14T09:47:00Z"/>
                <w:del w:id="1488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489" w:author="Guduguntla Shivani" w:date="2025-10-14T15:17:00Z" w16du:dateUtc="2025-10-14T09:47:00Z">
              <w:del w:id="1490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15505B92" w14:textId="20B0EA97" w:rsidR="006F6F1D" w:rsidRPr="001F0B56" w:rsidDel="00256F9F" w:rsidRDefault="006F6F1D" w:rsidP="00645B69">
            <w:pPr>
              <w:jc w:val="center"/>
              <w:rPr>
                <w:ins w:id="1491" w:author="Guduguntla Shivani" w:date="2025-10-14T15:17:00Z" w16du:dateUtc="2025-10-14T09:47:00Z"/>
                <w:del w:id="1492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493" w:author="Guduguntla Shivani" w:date="2025-10-14T15:17:00Z" w16du:dateUtc="2025-10-14T09:47:00Z">
              <w:del w:id="1494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46D5AE3B" w14:textId="164CA74F" w:rsidR="006F6F1D" w:rsidRPr="001F0B56" w:rsidDel="00256F9F" w:rsidRDefault="006F6F1D" w:rsidP="00645B69">
            <w:pPr>
              <w:jc w:val="center"/>
              <w:rPr>
                <w:ins w:id="1495" w:author="Guduguntla Shivani" w:date="2025-10-14T15:17:00Z" w16du:dateUtc="2025-10-14T09:47:00Z"/>
                <w:del w:id="1496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497" w:author="Guduguntla Shivani" w:date="2025-10-14T15:17:00Z" w16du:dateUtc="2025-10-14T09:47:00Z">
              <w:del w:id="1498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6F6F1D" w:rsidRPr="001F0B56" w:rsidDel="00256F9F" w14:paraId="473ABF2B" w14:textId="2AF3CC1B" w:rsidTr="00645B69">
        <w:trPr>
          <w:ins w:id="1499" w:author="Guduguntla Shivani" w:date="2025-10-14T15:17:00Z"/>
          <w:del w:id="1500" w:author="Vikas Kori" w:date="2026-01-12T13:00:00Z"/>
        </w:trPr>
        <w:tc>
          <w:tcPr>
            <w:tcW w:w="2016" w:type="dxa"/>
            <w:vAlign w:val="center"/>
          </w:tcPr>
          <w:p w14:paraId="5A1B89E1" w14:textId="5CCD475D" w:rsidR="006F6F1D" w:rsidRPr="001F0B56" w:rsidDel="00256F9F" w:rsidRDefault="006F6F1D" w:rsidP="00645B69">
            <w:pPr>
              <w:jc w:val="center"/>
              <w:rPr>
                <w:ins w:id="1501" w:author="Guduguntla Shivani" w:date="2025-10-14T15:17:00Z" w16du:dateUtc="2025-10-14T09:47:00Z"/>
                <w:del w:id="1502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03" w:author="Guduguntla Shivani" w:date="2025-10-14T15:17:00Z" w16du:dateUtc="2025-10-14T09:47:00Z">
              <w:del w:id="1504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D855A2C" w14:textId="5105B307" w:rsidR="006F6F1D" w:rsidRPr="001F0B56" w:rsidDel="00256F9F" w:rsidRDefault="006F6F1D" w:rsidP="00645B69">
            <w:pPr>
              <w:jc w:val="center"/>
              <w:rPr>
                <w:ins w:id="1505" w:author="Guduguntla Shivani" w:date="2025-10-14T15:17:00Z" w16du:dateUtc="2025-10-14T09:47:00Z"/>
                <w:del w:id="1506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07" w:author="Guduguntla Shivani" w:date="2025-10-14T15:17:00Z" w16du:dateUtc="2025-10-14T09:47:00Z">
              <w:del w:id="1508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FE1373B" w14:textId="62CC4DA7" w:rsidR="006F6F1D" w:rsidRPr="001F0B56" w:rsidDel="00256F9F" w:rsidRDefault="006F6F1D" w:rsidP="00645B69">
            <w:pPr>
              <w:jc w:val="center"/>
              <w:rPr>
                <w:ins w:id="1509" w:author="Guduguntla Shivani" w:date="2025-10-14T15:17:00Z" w16du:dateUtc="2025-10-14T09:47:00Z"/>
                <w:del w:id="1510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11" w:author="Guduguntla Shivani" w:date="2025-10-14T15:17:00Z" w16du:dateUtc="2025-10-14T09:47:00Z">
              <w:del w:id="1512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E10A5FA" w14:textId="76B98477" w:rsidR="006F6F1D" w:rsidRPr="001F0B56" w:rsidDel="00256F9F" w:rsidRDefault="006F6F1D" w:rsidP="00645B69">
            <w:pPr>
              <w:jc w:val="center"/>
              <w:rPr>
                <w:ins w:id="1513" w:author="Guduguntla Shivani" w:date="2025-10-14T15:17:00Z" w16du:dateUtc="2025-10-14T09:47:00Z"/>
                <w:del w:id="1514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15" w:author="Guduguntla Shivani" w:date="2025-10-14T15:17:00Z" w16du:dateUtc="2025-10-14T09:47:00Z">
              <w:del w:id="1516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FBC55F8" w14:textId="32D4DB74" w:rsidR="006F6F1D" w:rsidRPr="001F0B56" w:rsidDel="00256F9F" w:rsidRDefault="006F6F1D" w:rsidP="00645B69">
            <w:pPr>
              <w:jc w:val="center"/>
              <w:rPr>
                <w:ins w:id="1517" w:author="Guduguntla Shivani" w:date="2025-10-14T15:17:00Z" w16du:dateUtc="2025-10-14T09:47:00Z"/>
                <w:del w:id="1518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19" w:author="Guduguntla Shivani" w:date="2025-10-14T15:17:00Z" w16du:dateUtc="2025-10-14T09:47:00Z">
              <w:del w:id="1520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5C2743AC" w14:textId="77777777" w:rsidR="00256F9F" w:rsidRPr="00256F9F" w:rsidRDefault="00256F9F" w:rsidP="00256F9F">
      <w:pPr>
        <w:spacing w:after="0"/>
        <w:rPr>
          <w:ins w:id="1521" w:author="Vikas Kori" w:date="2026-01-12T13:00:00Z" w16du:dateUtc="2026-01-12T07:30:00Z"/>
          <w:rFonts w:cstheme="minorHAnsi"/>
          <w:sz w:val="24"/>
          <w:szCs w:val="24"/>
        </w:rPr>
      </w:pPr>
      <w:ins w:id="1522" w:author="Vikas Kori" w:date="2026-01-12T13:00:00Z" w16du:dateUtc="2026-01-12T07:30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Unsatisfied</w:t>
        </w:r>
      </w:ins>
    </w:p>
    <w:p w14:paraId="695C09FA" w14:textId="77777777" w:rsidR="00256F9F" w:rsidRPr="00256F9F" w:rsidRDefault="00256F9F" w:rsidP="00256F9F">
      <w:pPr>
        <w:spacing w:after="0"/>
        <w:rPr>
          <w:ins w:id="1523" w:author="Vikas Kori" w:date="2026-01-12T13:00:00Z" w16du:dateUtc="2026-01-12T07:30:00Z"/>
          <w:rFonts w:cstheme="minorHAnsi"/>
          <w:sz w:val="24"/>
          <w:szCs w:val="24"/>
        </w:rPr>
      </w:pPr>
      <w:ins w:id="1524" w:author="Vikas Kori" w:date="2026-01-12T13:00:00Z" w16du:dateUtc="2026-01-12T07:30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Unsatisfied</w:t>
        </w:r>
      </w:ins>
    </w:p>
    <w:p w14:paraId="0AF7BCA0" w14:textId="77777777" w:rsidR="00256F9F" w:rsidRPr="00256F9F" w:rsidRDefault="00256F9F" w:rsidP="00256F9F">
      <w:pPr>
        <w:spacing w:after="0"/>
        <w:rPr>
          <w:ins w:id="1525" w:author="Vikas Kori" w:date="2026-01-12T13:00:00Z" w16du:dateUtc="2026-01-12T07:30:00Z"/>
          <w:rFonts w:cstheme="minorHAnsi"/>
          <w:sz w:val="24"/>
          <w:szCs w:val="24"/>
        </w:rPr>
      </w:pPr>
      <w:ins w:id="1526" w:author="Vikas Kori" w:date="2026-01-12T13:00:00Z" w16du:dateUtc="2026-01-12T07:30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Moderately Satisfied</w:t>
        </w:r>
      </w:ins>
    </w:p>
    <w:p w14:paraId="5D0C02D1" w14:textId="77777777" w:rsidR="00256F9F" w:rsidRPr="00256F9F" w:rsidRDefault="00256F9F" w:rsidP="00256F9F">
      <w:pPr>
        <w:spacing w:after="0"/>
        <w:rPr>
          <w:ins w:id="1527" w:author="Vikas Kori" w:date="2026-01-12T13:00:00Z" w16du:dateUtc="2026-01-12T07:30:00Z"/>
          <w:rFonts w:cstheme="minorHAnsi"/>
          <w:sz w:val="24"/>
          <w:szCs w:val="24"/>
        </w:rPr>
      </w:pPr>
      <w:ins w:id="1528" w:author="Vikas Kori" w:date="2026-01-12T13:00:00Z" w16du:dateUtc="2026-01-12T07:30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Satisfied</w:t>
        </w:r>
      </w:ins>
    </w:p>
    <w:p w14:paraId="33C4B7AD" w14:textId="30D4EAB6" w:rsidR="006F6F1D" w:rsidRDefault="00256F9F" w:rsidP="00256F9F">
      <w:pPr>
        <w:spacing w:after="0"/>
        <w:rPr>
          <w:ins w:id="1529" w:author="Vikas Kori" w:date="2026-01-12T13:00:00Z" w16du:dateUtc="2026-01-12T07:30:00Z"/>
          <w:rFonts w:cstheme="minorHAnsi"/>
          <w:sz w:val="24"/>
          <w:szCs w:val="24"/>
        </w:rPr>
      </w:pPr>
      <w:ins w:id="1530" w:author="Vikas Kori" w:date="2026-01-12T13:00:00Z" w16du:dateUtc="2026-01-12T07:30:00Z">
        <w:r w:rsidRPr="00256F9F">
          <w:rPr>
            <w:rFonts w:cstheme="minorHAnsi"/>
            <w:sz w:val="24"/>
            <w:szCs w:val="24"/>
          </w:rPr>
          <w:t>•</w:t>
        </w:r>
        <w:r w:rsidRPr="00256F9F">
          <w:rPr>
            <w:rFonts w:cstheme="minorHAnsi"/>
            <w:sz w:val="24"/>
            <w:szCs w:val="24"/>
          </w:rPr>
          <w:tab/>
          <w:t>Very Satisfied</w:t>
        </w:r>
      </w:ins>
    </w:p>
    <w:p w14:paraId="74E1B87A" w14:textId="77777777" w:rsidR="00256F9F" w:rsidRPr="001F0B56" w:rsidRDefault="00256F9F" w:rsidP="00256F9F">
      <w:pPr>
        <w:spacing w:after="0"/>
        <w:rPr>
          <w:ins w:id="1531" w:author="Guduguntla Shivani" w:date="2025-10-14T15:17:00Z" w16du:dateUtc="2025-10-14T09:47:00Z"/>
          <w:rFonts w:cstheme="minorHAnsi"/>
          <w:sz w:val="24"/>
          <w:szCs w:val="24"/>
        </w:rPr>
      </w:pPr>
    </w:p>
    <w:p w14:paraId="1CC746A2" w14:textId="172EA209" w:rsidR="006F6F1D" w:rsidRPr="00256F9F" w:rsidRDefault="00E95BBF">
      <w:pPr>
        <w:pStyle w:val="ListParagraph"/>
        <w:numPr>
          <w:ilvl w:val="0"/>
          <w:numId w:val="18"/>
        </w:numPr>
        <w:rPr>
          <w:ins w:id="1532" w:author="Vikas Kori" w:date="2026-01-12T13:00:00Z" w16du:dateUtc="2026-01-12T07:30:00Z"/>
          <w:rFonts w:cstheme="minorHAnsi"/>
          <w:sz w:val="24"/>
          <w:szCs w:val="24"/>
          <w:lang w:val="en-US"/>
          <w:rPrChange w:id="1533" w:author="Vikas Kori" w:date="2026-01-12T13:00:00Z" w16du:dateUtc="2026-01-12T07:30:00Z">
            <w:rPr>
              <w:ins w:id="1534" w:author="Vikas Kori" w:date="2026-01-12T13:00:00Z" w16du:dateUtc="2026-01-12T07:30:00Z"/>
              <w:rFonts w:cstheme="minorHAnsi"/>
              <w:sz w:val="24"/>
              <w:szCs w:val="24"/>
            </w:rPr>
          </w:rPrChange>
        </w:rPr>
      </w:pPr>
      <w:ins w:id="1535" w:author="Guduguntla Shivani" w:date="2025-10-14T15:19:00Z" w16du:dateUtc="2025-10-14T09:49:00Z">
        <w:r w:rsidRPr="001F0B56">
          <w:rPr>
            <w:rFonts w:cstheme="minorHAnsi"/>
            <w:sz w:val="24"/>
            <w:szCs w:val="24"/>
          </w:rPr>
          <w:t>Ability to provide timely solutions to problems</w:t>
        </w:r>
      </w:ins>
    </w:p>
    <w:p w14:paraId="6FB79EAD" w14:textId="77777777" w:rsidR="00256F9F" w:rsidRPr="00256F9F" w:rsidRDefault="00256F9F" w:rsidP="00256F9F">
      <w:pPr>
        <w:pStyle w:val="ListParagraph"/>
        <w:ind w:left="360"/>
        <w:rPr>
          <w:ins w:id="1536" w:author="Vikas Kori" w:date="2026-01-12T13:00:00Z" w16du:dateUtc="2026-01-12T07:30:00Z"/>
          <w:rFonts w:cstheme="minorHAnsi"/>
          <w:sz w:val="24"/>
          <w:szCs w:val="24"/>
          <w:lang w:val="en-US"/>
        </w:rPr>
      </w:pPr>
      <w:ins w:id="1537" w:author="Vikas Kori" w:date="2026-01-12T13:00:00Z" w16du:dateUtc="2026-01-12T07:30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Very Unsatisfied</w:t>
        </w:r>
      </w:ins>
    </w:p>
    <w:p w14:paraId="724F53DF" w14:textId="77777777" w:rsidR="00256F9F" w:rsidRPr="00256F9F" w:rsidRDefault="00256F9F" w:rsidP="00256F9F">
      <w:pPr>
        <w:pStyle w:val="ListParagraph"/>
        <w:ind w:left="360"/>
        <w:rPr>
          <w:ins w:id="1538" w:author="Vikas Kori" w:date="2026-01-12T13:00:00Z" w16du:dateUtc="2026-01-12T07:30:00Z"/>
          <w:rFonts w:cstheme="minorHAnsi"/>
          <w:sz w:val="24"/>
          <w:szCs w:val="24"/>
          <w:lang w:val="en-US"/>
        </w:rPr>
      </w:pPr>
      <w:ins w:id="1539" w:author="Vikas Kori" w:date="2026-01-12T13:00:00Z" w16du:dateUtc="2026-01-12T07:30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Unsatisfied</w:t>
        </w:r>
      </w:ins>
    </w:p>
    <w:p w14:paraId="68518A1F" w14:textId="77777777" w:rsidR="00256F9F" w:rsidRPr="00256F9F" w:rsidRDefault="00256F9F" w:rsidP="00256F9F">
      <w:pPr>
        <w:pStyle w:val="ListParagraph"/>
        <w:ind w:left="360"/>
        <w:rPr>
          <w:ins w:id="1540" w:author="Vikas Kori" w:date="2026-01-12T13:00:00Z" w16du:dateUtc="2026-01-12T07:30:00Z"/>
          <w:rFonts w:cstheme="minorHAnsi"/>
          <w:sz w:val="24"/>
          <w:szCs w:val="24"/>
          <w:lang w:val="en-US"/>
        </w:rPr>
      </w:pPr>
      <w:ins w:id="1541" w:author="Vikas Kori" w:date="2026-01-12T13:00:00Z" w16du:dateUtc="2026-01-12T07:30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Moderately Satisfied</w:t>
        </w:r>
      </w:ins>
    </w:p>
    <w:p w14:paraId="1B2CA7B2" w14:textId="77777777" w:rsidR="00256F9F" w:rsidRPr="00256F9F" w:rsidRDefault="00256F9F" w:rsidP="00256F9F">
      <w:pPr>
        <w:pStyle w:val="ListParagraph"/>
        <w:ind w:left="360"/>
        <w:rPr>
          <w:ins w:id="1542" w:author="Vikas Kori" w:date="2026-01-12T13:00:00Z" w16du:dateUtc="2026-01-12T07:30:00Z"/>
          <w:rFonts w:cstheme="minorHAnsi"/>
          <w:sz w:val="24"/>
          <w:szCs w:val="24"/>
          <w:lang w:val="en-US"/>
        </w:rPr>
      </w:pPr>
      <w:ins w:id="1543" w:author="Vikas Kori" w:date="2026-01-12T13:00:00Z" w16du:dateUtc="2026-01-12T07:30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Satisfied</w:t>
        </w:r>
      </w:ins>
    </w:p>
    <w:p w14:paraId="7D4F88D9" w14:textId="1B2A28BD" w:rsidR="00256F9F" w:rsidRPr="001F0B56" w:rsidRDefault="00256F9F">
      <w:pPr>
        <w:pStyle w:val="ListParagraph"/>
        <w:ind w:left="360"/>
        <w:rPr>
          <w:ins w:id="1544" w:author="Guduguntla Shivani" w:date="2025-10-14T15:17:00Z" w16du:dateUtc="2025-10-14T09:47:00Z"/>
          <w:rFonts w:cstheme="minorHAnsi"/>
          <w:sz w:val="24"/>
          <w:szCs w:val="24"/>
          <w:lang w:val="en-US"/>
        </w:rPr>
        <w:pPrChange w:id="1545" w:author="Vikas Kori" w:date="2026-01-12T13:00:00Z" w16du:dateUtc="2026-01-12T07:30:00Z">
          <w:pPr>
            <w:pStyle w:val="ListParagraph"/>
            <w:numPr>
              <w:numId w:val="17"/>
            </w:numPr>
            <w:ind w:left="360" w:hanging="360"/>
          </w:pPr>
        </w:pPrChange>
      </w:pPr>
      <w:ins w:id="1546" w:author="Vikas Kori" w:date="2026-01-12T13:00:00Z" w16du:dateUtc="2026-01-12T07:30:00Z">
        <w:r w:rsidRPr="00256F9F">
          <w:rPr>
            <w:rFonts w:cstheme="minorHAnsi"/>
            <w:sz w:val="24"/>
            <w:szCs w:val="24"/>
            <w:lang w:val="en-US"/>
          </w:rPr>
          <w:t>•</w:t>
        </w:r>
        <w:r w:rsidRPr="00256F9F">
          <w:rPr>
            <w:rFonts w:cstheme="minorHAnsi"/>
            <w:sz w:val="24"/>
            <w:szCs w:val="24"/>
            <w:lang w:val="en-US"/>
          </w:rPr>
          <w:tab/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6F1D" w:rsidRPr="001F0B56" w:rsidDel="00256F9F" w14:paraId="7C70FCA0" w14:textId="545D1009" w:rsidTr="00645B69">
        <w:trPr>
          <w:ins w:id="1547" w:author="Guduguntla Shivani" w:date="2025-10-14T15:17:00Z"/>
          <w:del w:id="1548" w:author="Vikas Kori" w:date="2026-01-12T13:00:00Z"/>
        </w:trPr>
        <w:tc>
          <w:tcPr>
            <w:tcW w:w="2016" w:type="dxa"/>
          </w:tcPr>
          <w:p w14:paraId="23ED8613" w14:textId="176BBB5C" w:rsidR="006F6F1D" w:rsidRPr="001F0B56" w:rsidDel="00256F9F" w:rsidRDefault="006F6F1D" w:rsidP="00645B69">
            <w:pPr>
              <w:jc w:val="center"/>
              <w:rPr>
                <w:ins w:id="1549" w:author="Guduguntla Shivani" w:date="2025-10-14T15:17:00Z" w16du:dateUtc="2025-10-14T09:47:00Z"/>
                <w:del w:id="1550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51" w:author="Guduguntla Shivani" w:date="2025-10-14T15:17:00Z" w16du:dateUtc="2025-10-14T09:47:00Z">
              <w:del w:id="1552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6A3D5CD8" w14:textId="5484C098" w:rsidR="006F6F1D" w:rsidRPr="001F0B56" w:rsidDel="00256F9F" w:rsidRDefault="006F6F1D" w:rsidP="00645B69">
            <w:pPr>
              <w:jc w:val="center"/>
              <w:rPr>
                <w:ins w:id="1553" w:author="Guduguntla Shivani" w:date="2025-10-14T15:17:00Z" w16du:dateUtc="2025-10-14T09:47:00Z"/>
                <w:del w:id="1554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55" w:author="Guduguntla Shivani" w:date="2025-10-14T15:17:00Z" w16du:dateUtc="2025-10-14T09:47:00Z">
              <w:del w:id="1556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4F1FB16B" w14:textId="629E830E" w:rsidR="006F6F1D" w:rsidRPr="001F0B56" w:rsidDel="00256F9F" w:rsidRDefault="006F6F1D" w:rsidP="00645B69">
            <w:pPr>
              <w:jc w:val="center"/>
              <w:rPr>
                <w:ins w:id="1557" w:author="Guduguntla Shivani" w:date="2025-10-14T15:17:00Z" w16du:dateUtc="2025-10-14T09:47:00Z"/>
                <w:del w:id="1558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59" w:author="Guduguntla Shivani" w:date="2025-10-14T15:17:00Z" w16du:dateUtc="2025-10-14T09:47:00Z">
              <w:del w:id="1560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0DE645BE" w14:textId="5AF52C6A" w:rsidR="006F6F1D" w:rsidRPr="001F0B56" w:rsidDel="00256F9F" w:rsidRDefault="006F6F1D" w:rsidP="00645B69">
            <w:pPr>
              <w:jc w:val="center"/>
              <w:rPr>
                <w:ins w:id="1561" w:author="Guduguntla Shivani" w:date="2025-10-14T15:17:00Z" w16du:dateUtc="2025-10-14T09:47:00Z"/>
                <w:del w:id="1562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63" w:author="Guduguntla Shivani" w:date="2025-10-14T15:17:00Z" w16du:dateUtc="2025-10-14T09:47:00Z">
              <w:del w:id="1564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560E44C4" w14:textId="78CFBB9B" w:rsidR="006F6F1D" w:rsidRPr="001F0B56" w:rsidDel="00256F9F" w:rsidRDefault="006F6F1D" w:rsidP="00645B69">
            <w:pPr>
              <w:jc w:val="center"/>
              <w:rPr>
                <w:ins w:id="1565" w:author="Guduguntla Shivani" w:date="2025-10-14T15:17:00Z" w16du:dateUtc="2025-10-14T09:47:00Z"/>
                <w:del w:id="1566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67" w:author="Guduguntla Shivani" w:date="2025-10-14T15:17:00Z" w16du:dateUtc="2025-10-14T09:47:00Z">
              <w:del w:id="1568" w:author="Vikas Kori" w:date="2026-01-12T13:00:00Z" w16du:dateUtc="2026-01-12T07:30:00Z">
                <w:r w:rsidRPr="001F0B56" w:rsidDel="00256F9F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6F6F1D" w:rsidRPr="001F0B56" w:rsidDel="00256F9F" w14:paraId="0C47ED30" w14:textId="73826257" w:rsidTr="00645B69">
        <w:trPr>
          <w:ins w:id="1569" w:author="Guduguntla Shivani" w:date="2025-10-14T15:17:00Z"/>
          <w:del w:id="1570" w:author="Vikas Kori" w:date="2026-01-12T13:00:00Z"/>
        </w:trPr>
        <w:tc>
          <w:tcPr>
            <w:tcW w:w="2016" w:type="dxa"/>
            <w:vAlign w:val="center"/>
          </w:tcPr>
          <w:p w14:paraId="159875C5" w14:textId="6CDB18C6" w:rsidR="006F6F1D" w:rsidRPr="001F0B56" w:rsidDel="00256F9F" w:rsidRDefault="006F6F1D" w:rsidP="00645B69">
            <w:pPr>
              <w:jc w:val="center"/>
              <w:rPr>
                <w:ins w:id="1571" w:author="Guduguntla Shivani" w:date="2025-10-14T15:17:00Z" w16du:dateUtc="2025-10-14T09:47:00Z"/>
                <w:del w:id="1572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73" w:author="Guduguntla Shivani" w:date="2025-10-14T15:17:00Z" w16du:dateUtc="2025-10-14T09:47:00Z">
              <w:del w:id="1574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4EAD2EC" w14:textId="6BA52E77" w:rsidR="006F6F1D" w:rsidRPr="001F0B56" w:rsidDel="00256F9F" w:rsidRDefault="006F6F1D" w:rsidP="00645B69">
            <w:pPr>
              <w:jc w:val="center"/>
              <w:rPr>
                <w:ins w:id="1575" w:author="Guduguntla Shivani" w:date="2025-10-14T15:17:00Z" w16du:dateUtc="2025-10-14T09:47:00Z"/>
                <w:del w:id="1576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77" w:author="Guduguntla Shivani" w:date="2025-10-14T15:17:00Z" w16du:dateUtc="2025-10-14T09:47:00Z">
              <w:del w:id="1578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FAA5EBC" w14:textId="4ED2FE52" w:rsidR="006F6F1D" w:rsidRPr="001F0B56" w:rsidDel="00256F9F" w:rsidRDefault="006F6F1D" w:rsidP="00645B69">
            <w:pPr>
              <w:jc w:val="center"/>
              <w:rPr>
                <w:ins w:id="1579" w:author="Guduguntla Shivani" w:date="2025-10-14T15:17:00Z" w16du:dateUtc="2025-10-14T09:47:00Z"/>
                <w:del w:id="1580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81" w:author="Guduguntla Shivani" w:date="2025-10-14T15:17:00Z" w16du:dateUtc="2025-10-14T09:47:00Z">
              <w:del w:id="1582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16011237" w14:textId="5982B8D7" w:rsidR="006F6F1D" w:rsidRPr="001F0B56" w:rsidDel="00256F9F" w:rsidRDefault="006F6F1D" w:rsidP="00645B69">
            <w:pPr>
              <w:jc w:val="center"/>
              <w:rPr>
                <w:ins w:id="1583" w:author="Guduguntla Shivani" w:date="2025-10-14T15:17:00Z" w16du:dateUtc="2025-10-14T09:47:00Z"/>
                <w:del w:id="1584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85" w:author="Guduguntla Shivani" w:date="2025-10-14T15:17:00Z" w16du:dateUtc="2025-10-14T09:47:00Z">
              <w:del w:id="1586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42247922" w14:textId="3EC7011C" w:rsidR="006F6F1D" w:rsidRPr="001F0B56" w:rsidDel="00256F9F" w:rsidRDefault="006F6F1D" w:rsidP="00645B69">
            <w:pPr>
              <w:jc w:val="center"/>
              <w:rPr>
                <w:ins w:id="1587" w:author="Guduguntla Shivani" w:date="2025-10-14T15:17:00Z" w16du:dateUtc="2025-10-14T09:47:00Z"/>
                <w:del w:id="1588" w:author="Vikas Kori" w:date="2026-01-12T13:00:00Z" w16du:dateUtc="2026-01-12T07:30:00Z"/>
                <w:rFonts w:cstheme="minorHAnsi"/>
                <w:b/>
                <w:bCs/>
                <w:sz w:val="20"/>
                <w:szCs w:val="20"/>
              </w:rPr>
            </w:pPr>
            <w:ins w:id="1589" w:author="Guduguntla Shivani" w:date="2025-10-14T15:17:00Z" w16du:dateUtc="2025-10-14T09:47:00Z">
              <w:del w:id="1590" w:author="Vikas Kori" w:date="2026-01-12T13:00:00Z" w16du:dateUtc="2026-01-12T07:30:00Z">
                <w:r w:rsidRPr="001F0B56" w:rsidDel="00256F9F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3E630A21" w14:textId="77777777" w:rsidR="006F6F1D" w:rsidRPr="001F0B56" w:rsidRDefault="006F6F1D" w:rsidP="006F6F1D">
      <w:pPr>
        <w:spacing w:after="0"/>
        <w:rPr>
          <w:ins w:id="1591" w:author="Guduguntla Shivani" w:date="2025-10-14T15:17:00Z" w16du:dateUtc="2025-10-14T09:47:00Z"/>
          <w:rFonts w:cstheme="minorHAnsi"/>
          <w:sz w:val="24"/>
          <w:szCs w:val="24"/>
        </w:rPr>
      </w:pPr>
    </w:p>
    <w:p w14:paraId="78885699" w14:textId="75DE4723" w:rsidR="006F6F1D" w:rsidRPr="001F0B56" w:rsidRDefault="006F6F1D" w:rsidP="006F6F1D">
      <w:pPr>
        <w:spacing w:after="1" w:line="256" w:lineRule="auto"/>
        <w:ind w:left="720" w:hanging="720"/>
        <w:rPr>
          <w:ins w:id="1592" w:author="Guduguntla Shivani" w:date="2025-10-14T15:17:00Z" w16du:dateUtc="2025-10-14T09:47:00Z"/>
          <w:rFonts w:cstheme="minorHAnsi"/>
          <w:sz w:val="24"/>
          <w:szCs w:val="24"/>
        </w:rPr>
      </w:pPr>
      <w:ins w:id="1593" w:author="Guduguntla Shivani" w:date="2025-10-14T15:17:00Z" w16du:dateUtc="2025-10-14T09:47:00Z">
        <w:r w:rsidRPr="001F0B56">
          <w:rPr>
            <w:rFonts w:cstheme="minorHAnsi"/>
            <w:sz w:val="24"/>
            <w:szCs w:val="24"/>
            <w:rPrChange w:id="1594" w:author="Guduguntla Shivani" w:date="2025-10-14T15:47:00Z" w16du:dateUtc="2025-10-14T10:17:00Z">
              <w:rPr>
                <w:rFonts w:cstheme="minorHAnsi"/>
                <w:sz w:val="24"/>
                <w:szCs w:val="24"/>
                <w:highlight w:val="yellow"/>
              </w:rPr>
            </w:rPrChange>
          </w:rPr>
          <w:t>Please provide reason for your dissatisfaction (</w:t>
        </w:r>
        <w:del w:id="1595" w:author="Vikas Kori" w:date="2026-01-12T13:00:00Z" w16du:dateUtc="2026-01-12T07:30:00Z">
          <w:r w:rsidRPr="001F0B56" w:rsidDel="00256F9F">
            <w:rPr>
              <w:rFonts w:cstheme="minorHAnsi"/>
              <w:sz w:val="24"/>
              <w:szCs w:val="24"/>
              <w:rPrChange w:id="1596" w:author="Guduguntla Shivani" w:date="2025-10-14T15:47:00Z" w16du:dateUtc="2025-10-14T10:17:00Z">
                <w:rPr>
                  <w:rFonts w:cstheme="minorHAnsi"/>
                  <w:sz w:val="24"/>
                  <w:szCs w:val="24"/>
                  <w:highlight w:val="yellow"/>
                </w:rPr>
              </w:rPrChange>
            </w:rPr>
            <w:delText>codes 1,2,3)  [attribute]</w:delText>
          </w:r>
        </w:del>
      </w:ins>
      <w:ins w:id="1597" w:author="Vikas Kori" w:date="2026-01-12T13:00:00Z" w16du:dateUtc="2026-01-12T07:30:00Z">
        <w:r w:rsidR="00256F9F">
          <w:rPr>
            <w:rFonts w:cstheme="minorHAnsi"/>
            <w:sz w:val="24"/>
            <w:szCs w:val="24"/>
          </w:rPr>
          <w:t>Open-End)</w:t>
        </w:r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6F6F1D" w:rsidRPr="001F0B56" w14:paraId="69A17863" w14:textId="77777777" w:rsidTr="00645B69">
        <w:trPr>
          <w:trHeight w:val="663"/>
          <w:ins w:id="1598" w:author="Guduguntla Shivani" w:date="2025-10-14T15:17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17C8" w14:textId="77777777" w:rsidR="006F6F1D" w:rsidRPr="001F0B56" w:rsidRDefault="006F6F1D" w:rsidP="00645B69">
            <w:pPr>
              <w:spacing w:line="259" w:lineRule="auto"/>
              <w:rPr>
                <w:ins w:id="1599" w:author="Guduguntla Shivani" w:date="2025-10-14T15:17:00Z" w16du:dateUtc="2025-10-14T09:47:00Z"/>
                <w:rFonts w:cstheme="minorHAnsi"/>
                <w:sz w:val="24"/>
                <w:szCs w:val="24"/>
              </w:rPr>
            </w:pPr>
            <w:ins w:id="1600" w:author="Guduguntla Shivani" w:date="2025-10-14T15:17:00Z" w16du:dateUtc="2025-10-14T09:47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3DF01239" w14:textId="77777777" w:rsidR="006F6F1D" w:rsidRPr="001F0B56" w:rsidRDefault="006F6F1D" w:rsidP="00645B69">
            <w:pPr>
              <w:spacing w:line="259" w:lineRule="auto"/>
              <w:rPr>
                <w:ins w:id="1601" w:author="Guduguntla Shivani" w:date="2025-10-14T15:17:00Z" w16du:dateUtc="2025-10-14T09:47:00Z"/>
                <w:rFonts w:cstheme="minorHAnsi"/>
                <w:sz w:val="24"/>
                <w:szCs w:val="24"/>
              </w:rPr>
            </w:pPr>
            <w:ins w:id="1602" w:author="Guduguntla Shivani" w:date="2025-10-14T15:17:00Z" w16du:dateUtc="2025-10-14T09:47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3DF7E1E2" w14:textId="77777777" w:rsidR="006F6F1D" w:rsidRPr="001F0B56" w:rsidRDefault="006F6F1D" w:rsidP="00645B69">
            <w:pPr>
              <w:spacing w:line="259" w:lineRule="auto"/>
              <w:rPr>
                <w:ins w:id="1603" w:author="Guduguntla Shivani" w:date="2025-10-14T15:17:00Z" w16du:dateUtc="2025-10-14T09:47:00Z"/>
                <w:rFonts w:cstheme="minorHAnsi"/>
                <w:sz w:val="24"/>
                <w:szCs w:val="24"/>
              </w:rPr>
            </w:pPr>
          </w:p>
        </w:tc>
      </w:tr>
    </w:tbl>
    <w:p w14:paraId="72944D45" w14:textId="77777777" w:rsidR="006F6F1D" w:rsidRPr="001F0B56" w:rsidRDefault="006F6F1D" w:rsidP="006F6F1D">
      <w:pPr>
        <w:spacing w:after="1" w:line="256" w:lineRule="auto"/>
        <w:ind w:left="720" w:hanging="720"/>
        <w:rPr>
          <w:ins w:id="1604" w:author="Guduguntla Shivani" w:date="2025-10-14T15:17:00Z" w16du:dateUtc="2025-10-14T09:47:00Z"/>
          <w:rFonts w:cstheme="minorHAnsi"/>
          <w:sz w:val="24"/>
          <w:szCs w:val="24"/>
        </w:rPr>
      </w:pPr>
    </w:p>
    <w:p w14:paraId="3E655211" w14:textId="02EA946B" w:rsidR="006F6F1D" w:rsidRPr="001F0B56" w:rsidRDefault="006F6F1D" w:rsidP="006F6F1D">
      <w:pPr>
        <w:spacing w:after="1" w:line="256" w:lineRule="auto"/>
        <w:ind w:left="720" w:hanging="720"/>
        <w:rPr>
          <w:ins w:id="1605" w:author="Guduguntla Shivani" w:date="2025-10-14T15:17:00Z" w16du:dateUtc="2025-10-14T09:47:00Z"/>
          <w:rFonts w:cstheme="minorHAnsi"/>
          <w:sz w:val="24"/>
          <w:szCs w:val="24"/>
        </w:rPr>
      </w:pPr>
      <w:ins w:id="1606" w:author="Guduguntla Shivani" w:date="2025-10-14T15:17:00Z" w16du:dateUtc="2025-10-14T09:47:00Z">
        <w:r w:rsidRPr="001F0B56">
          <w:rPr>
            <w:rFonts w:cstheme="minorHAnsi"/>
            <w:sz w:val="24"/>
            <w:szCs w:val="24"/>
          </w:rPr>
          <w:lastRenderedPageBreak/>
          <w:t>Please provide your suggestions for improvement of (</w:t>
        </w:r>
        <w:del w:id="1607" w:author="Vikas Kori" w:date="2026-01-12T13:00:00Z" w16du:dateUtc="2026-01-12T07:30:00Z">
          <w:r w:rsidRPr="001F0B56" w:rsidDel="00256F9F">
            <w:rPr>
              <w:rFonts w:cstheme="minorHAnsi"/>
              <w:sz w:val="24"/>
              <w:szCs w:val="24"/>
            </w:rPr>
            <w:delText>codes 1,2,3) [attribute]</w:delText>
          </w:r>
        </w:del>
      </w:ins>
      <w:ins w:id="1608" w:author="Vikas Kori" w:date="2026-01-12T13:00:00Z" w16du:dateUtc="2026-01-12T07:30:00Z">
        <w:r w:rsidR="00256F9F">
          <w:rPr>
            <w:rFonts w:cstheme="minorHAnsi"/>
            <w:sz w:val="24"/>
            <w:szCs w:val="24"/>
          </w:rPr>
          <w:t>Open-End)</w:t>
        </w:r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6F6F1D" w:rsidRPr="001F0B56" w14:paraId="19D71B17" w14:textId="77777777" w:rsidTr="00645B69">
        <w:trPr>
          <w:trHeight w:val="663"/>
          <w:ins w:id="1609" w:author="Guduguntla Shivani" w:date="2025-10-14T15:17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A35B5" w14:textId="77777777" w:rsidR="006F6F1D" w:rsidRPr="001F0B56" w:rsidRDefault="006F6F1D" w:rsidP="00645B69">
            <w:pPr>
              <w:spacing w:line="259" w:lineRule="auto"/>
              <w:rPr>
                <w:ins w:id="1610" w:author="Guduguntla Shivani" w:date="2025-10-14T15:17:00Z" w16du:dateUtc="2025-10-14T09:47:00Z"/>
                <w:rFonts w:cstheme="minorHAnsi"/>
                <w:sz w:val="24"/>
                <w:szCs w:val="24"/>
              </w:rPr>
            </w:pPr>
            <w:ins w:id="1611" w:author="Guduguntla Shivani" w:date="2025-10-14T15:17:00Z" w16du:dateUtc="2025-10-14T09:47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32BB514C" w14:textId="77777777" w:rsidR="006F6F1D" w:rsidRPr="001F0B56" w:rsidRDefault="006F6F1D" w:rsidP="00645B69">
            <w:pPr>
              <w:spacing w:line="259" w:lineRule="auto"/>
              <w:rPr>
                <w:ins w:id="1612" w:author="Guduguntla Shivani" w:date="2025-10-14T15:17:00Z" w16du:dateUtc="2025-10-14T09:47:00Z"/>
                <w:rFonts w:cstheme="minorHAnsi"/>
                <w:sz w:val="24"/>
                <w:szCs w:val="24"/>
              </w:rPr>
            </w:pPr>
            <w:ins w:id="1613" w:author="Guduguntla Shivani" w:date="2025-10-14T15:17:00Z" w16du:dateUtc="2025-10-14T09:47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572AA3B4" w14:textId="77777777" w:rsidR="006F6F1D" w:rsidRPr="001F0B56" w:rsidRDefault="006F6F1D" w:rsidP="00645B69">
            <w:pPr>
              <w:spacing w:line="259" w:lineRule="auto"/>
              <w:rPr>
                <w:ins w:id="1614" w:author="Guduguntla Shivani" w:date="2025-10-14T15:17:00Z" w16du:dateUtc="2025-10-14T09:47:00Z"/>
                <w:rFonts w:cstheme="minorHAnsi"/>
                <w:sz w:val="24"/>
                <w:szCs w:val="24"/>
              </w:rPr>
            </w:pPr>
          </w:p>
        </w:tc>
      </w:tr>
    </w:tbl>
    <w:p w14:paraId="47A0C111" w14:textId="5AD97DDF" w:rsidR="000C2648" w:rsidRPr="001F0B56" w:rsidDel="00E95BBF" w:rsidRDefault="000C2648" w:rsidP="000C2648">
      <w:pPr>
        <w:pStyle w:val="ListParagraph"/>
        <w:jc w:val="center"/>
        <w:rPr>
          <w:del w:id="1615" w:author="Guduguntla Shivani" w:date="2025-10-14T15:19:00Z" w16du:dateUtc="2025-10-14T09:49:00Z"/>
          <w:rFonts w:cstheme="minorHAnsi"/>
          <w:b/>
          <w:bCs/>
          <w:sz w:val="24"/>
          <w:szCs w:val="24"/>
        </w:rPr>
      </w:pPr>
      <w:del w:id="1616" w:author="Guduguntla Shivani" w:date="2025-10-14T15:19:00Z" w16du:dateUtc="2025-10-14T09:49:00Z">
        <w:r w:rsidRPr="001F0B56" w:rsidDel="00E95BBF">
          <w:rPr>
            <w:rFonts w:cstheme="minorHAnsi"/>
            <w:b/>
            <w:bCs/>
            <w:sz w:val="24"/>
            <w:szCs w:val="24"/>
          </w:rPr>
          <w:delText xml:space="preserve">Section </w:delText>
        </w:r>
      </w:del>
      <w:del w:id="1617" w:author="Guduguntla Shivani" w:date="2025-10-08T11:18:00Z" w16du:dateUtc="2025-10-08T05:48:00Z">
        <w:r w:rsidRPr="001F0B56" w:rsidDel="005C0B3D">
          <w:rPr>
            <w:rFonts w:cstheme="minorHAnsi"/>
            <w:b/>
            <w:bCs/>
            <w:sz w:val="24"/>
            <w:szCs w:val="24"/>
          </w:rPr>
          <w:delText>D</w:delText>
        </w:r>
      </w:del>
      <w:del w:id="1618" w:author="Guduguntla Shivani" w:date="2025-10-14T15:19:00Z" w16du:dateUtc="2025-10-14T09:49:00Z">
        <w:r w:rsidRPr="001F0B56" w:rsidDel="00E95BBF">
          <w:rPr>
            <w:rFonts w:cstheme="minorHAnsi"/>
            <w:b/>
            <w:bCs/>
            <w:sz w:val="24"/>
            <w:szCs w:val="24"/>
          </w:rPr>
          <w:delText>: Company Personnel</w:delText>
        </w:r>
      </w:del>
    </w:p>
    <w:bookmarkEnd w:id="1330"/>
    <w:p w14:paraId="23EF5C60" w14:textId="7DFD3667" w:rsidR="008A5B9C" w:rsidRPr="001F0B56" w:rsidDel="00E95BBF" w:rsidRDefault="008A5B9C" w:rsidP="008A5B9C">
      <w:pPr>
        <w:spacing w:after="0"/>
        <w:ind w:left="720" w:hanging="720"/>
        <w:jc w:val="both"/>
        <w:rPr>
          <w:del w:id="1619" w:author="Guduguntla Shivani" w:date="2025-10-14T15:19:00Z" w16du:dateUtc="2025-10-14T09:49:00Z"/>
          <w:rFonts w:cstheme="minorHAnsi"/>
          <w:sz w:val="24"/>
          <w:szCs w:val="24"/>
        </w:rPr>
      </w:pPr>
      <w:del w:id="1620" w:author="Guduguntla Shivani" w:date="2025-10-08T11:18:00Z" w16du:dateUtc="2025-10-08T05:48:00Z">
        <w:r w:rsidRPr="001F0B56" w:rsidDel="005C0B3D">
          <w:rPr>
            <w:rFonts w:cstheme="minorHAnsi"/>
            <w:sz w:val="24"/>
            <w:szCs w:val="24"/>
          </w:rPr>
          <w:delText>D</w:delText>
        </w:r>
      </w:del>
      <w:del w:id="1621" w:author="Guduguntla Shivani" w:date="2025-10-14T15:19:00Z" w16du:dateUtc="2025-10-14T09:49:00Z">
        <w:r w:rsidRPr="001F0B56" w:rsidDel="00E95BBF">
          <w:rPr>
            <w:rFonts w:cstheme="minorHAnsi"/>
            <w:sz w:val="24"/>
            <w:szCs w:val="24"/>
          </w:rPr>
          <w:delText>1.</w:delText>
        </w:r>
        <w:r w:rsidRPr="001F0B56" w:rsidDel="00E95BBF">
          <w:rPr>
            <w:rFonts w:cstheme="minorHAnsi"/>
            <w:sz w:val="24"/>
            <w:szCs w:val="24"/>
          </w:rPr>
          <w:tab/>
        </w:r>
      </w:del>
      <w:del w:id="1622" w:author="Guduguntla Shivani" w:date="2025-10-07T11:18:00Z" w16du:dateUtc="2025-10-07T05:48:00Z">
        <w:r w:rsidRPr="001F0B56" w:rsidDel="003321F9">
          <w:rPr>
            <w:rFonts w:cstheme="minorHAnsi"/>
            <w:sz w:val="24"/>
            <w:szCs w:val="24"/>
          </w:rPr>
          <w:delText xml:space="preserve">Please Indicate your level of satisfaction with the following attributes related </w:delText>
        </w:r>
        <w:r w:rsidR="00B655F2" w:rsidRPr="001F0B56" w:rsidDel="003321F9">
          <w:rPr>
            <w:rFonts w:cstheme="minorHAnsi"/>
            <w:sz w:val="24"/>
            <w:szCs w:val="24"/>
          </w:rPr>
          <w:delText>Company P</w:delText>
        </w:r>
        <w:r w:rsidRPr="001F0B56" w:rsidDel="003321F9">
          <w:rPr>
            <w:rFonts w:cstheme="minorHAnsi"/>
            <w:sz w:val="24"/>
            <w:szCs w:val="24"/>
          </w:rPr>
          <w:delText>ersonnel</w:delText>
        </w:r>
        <w:r w:rsidR="00B655F2" w:rsidRPr="001F0B56" w:rsidDel="003321F9">
          <w:rPr>
            <w:rFonts w:cstheme="minorHAnsi"/>
            <w:sz w:val="24"/>
            <w:szCs w:val="24"/>
          </w:rPr>
          <w:delText xml:space="preserve"> at Vedanta Ltd. (Cairn - Oil &amp; Gas)</w:delText>
        </w:r>
      </w:del>
      <w:del w:id="1623" w:author="Guduguntla Shivani" w:date="2025-10-14T15:19:00Z" w16du:dateUtc="2025-10-14T09:49:00Z">
        <w:r w:rsidR="00B655F2" w:rsidRPr="001F0B56" w:rsidDel="00E95BBF">
          <w:rPr>
            <w:rFonts w:cstheme="minorHAnsi"/>
            <w:sz w:val="24"/>
            <w:szCs w:val="24"/>
          </w:rPr>
          <w:delText>.</w:delText>
        </w:r>
        <w:r w:rsidR="0097598A" w:rsidRPr="001F0B56" w:rsidDel="00E95BBF">
          <w:rPr>
            <w:rFonts w:cstheme="minorHAnsi"/>
            <w:sz w:val="24"/>
            <w:szCs w:val="24"/>
          </w:rPr>
          <w:delText xml:space="preserve"> (SC)</w:delText>
        </w:r>
      </w:del>
    </w:p>
    <w:p w14:paraId="3C815062" w14:textId="761D0AEB" w:rsidR="008A5B9C" w:rsidRPr="001F0B56" w:rsidDel="00E95BBF" w:rsidRDefault="008A5B9C" w:rsidP="00710BA7">
      <w:pPr>
        <w:spacing w:after="0"/>
        <w:rPr>
          <w:del w:id="1624" w:author="Guduguntla Shivani" w:date="2025-10-14T15:19:00Z" w16du:dateUtc="2025-10-14T09:49:00Z"/>
          <w:rFonts w:cstheme="minorHAnsi"/>
          <w:sz w:val="24"/>
          <w:szCs w:val="24"/>
        </w:rPr>
      </w:pPr>
    </w:p>
    <w:tbl>
      <w:tblPr>
        <w:tblStyle w:val="TableGrid0"/>
        <w:tblW w:w="8879" w:type="dxa"/>
        <w:tblInd w:w="137" w:type="dxa"/>
        <w:tblCellMar>
          <w:top w:w="5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778"/>
        <w:gridCol w:w="1317"/>
        <w:gridCol w:w="1317"/>
        <w:gridCol w:w="1357"/>
        <w:gridCol w:w="1055"/>
        <w:gridCol w:w="1055"/>
      </w:tblGrid>
      <w:tr w:rsidR="002216BA" w:rsidRPr="001F0B56" w:rsidDel="00E95BBF" w14:paraId="084706CF" w14:textId="4D183DEF" w:rsidTr="00073955">
        <w:trPr>
          <w:trHeight w:val="566"/>
          <w:del w:id="1625" w:author="Guduguntla Shivani" w:date="2025-10-14T15:19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A049" w14:textId="486F9D98" w:rsidR="002216BA" w:rsidRPr="001F0B56" w:rsidDel="00E95BBF" w:rsidRDefault="002216BA" w:rsidP="002216BA">
            <w:pPr>
              <w:tabs>
                <w:tab w:val="center" w:pos="2620"/>
              </w:tabs>
              <w:rPr>
                <w:del w:id="1626" w:author="Guduguntla Shivani" w:date="2025-10-14T15:19:00Z" w16du:dateUtc="2025-10-14T09:49:00Z"/>
                <w:rFonts w:cstheme="minorHAnsi"/>
                <w:b/>
                <w:bCs/>
                <w:sz w:val="24"/>
                <w:szCs w:val="24"/>
              </w:rPr>
            </w:pPr>
            <w:del w:id="1627" w:author="Guduguntla Shivani" w:date="2025-10-14T15:19:00Z" w16du:dateUtc="2025-10-14T09:49:00Z">
              <w:r w:rsidRPr="001F0B56" w:rsidDel="00E95BBF">
                <w:rPr>
                  <w:rFonts w:cstheme="minorHAnsi"/>
                  <w:b/>
                  <w:bCs/>
                  <w:sz w:val="24"/>
                  <w:szCs w:val="24"/>
                </w:rPr>
                <w:delText>Company Personnel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D1B6" w14:textId="08E01439" w:rsidR="002216BA" w:rsidRPr="001F0B56" w:rsidDel="00E95BBF" w:rsidRDefault="002216BA" w:rsidP="002216BA">
            <w:pPr>
              <w:ind w:left="5"/>
              <w:jc w:val="center"/>
              <w:rPr>
                <w:del w:id="1628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29" w:author="Guduguntla Shivani" w:date="2025-10-14T15:19:00Z" w16du:dateUtc="2025-10-14T09:49:00Z">
              <w:r w:rsidRPr="001F0B56" w:rsidDel="00E95BBF">
                <w:rPr>
                  <w:rFonts w:cstheme="minorHAnsi"/>
                  <w:i/>
                  <w:sz w:val="24"/>
                  <w:szCs w:val="24"/>
                </w:rPr>
                <w:delText>Very Unsatisfied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F608" w14:textId="1375E9FB" w:rsidR="002216BA" w:rsidRPr="001F0B56" w:rsidDel="00E95BBF" w:rsidRDefault="002216BA" w:rsidP="002216BA">
            <w:pPr>
              <w:ind w:left="5"/>
              <w:jc w:val="center"/>
              <w:rPr>
                <w:del w:id="1630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31" w:author="Guduguntla Shivani" w:date="2025-10-14T15:19:00Z" w16du:dateUtc="2025-10-14T09:49:00Z">
              <w:r w:rsidRPr="001F0B56" w:rsidDel="00E95BBF">
                <w:rPr>
                  <w:rFonts w:cstheme="minorHAnsi"/>
                  <w:i/>
                  <w:sz w:val="24"/>
                  <w:szCs w:val="24"/>
                </w:rPr>
                <w:delText>Unsatisfied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4C40" w14:textId="4EECF254" w:rsidR="002216BA" w:rsidRPr="001F0B56" w:rsidDel="00E95BBF" w:rsidRDefault="002216BA" w:rsidP="002216BA">
            <w:pPr>
              <w:ind w:left="5"/>
              <w:jc w:val="center"/>
              <w:rPr>
                <w:del w:id="1632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33" w:author="Guduguntla Shivani" w:date="2025-10-14T15:19:00Z" w16du:dateUtc="2025-10-14T09:49:00Z">
              <w:r w:rsidRPr="001F0B56" w:rsidDel="00E95BBF">
                <w:rPr>
                  <w:rFonts w:cstheme="minorHAnsi"/>
                  <w:i/>
                  <w:sz w:val="24"/>
                  <w:szCs w:val="24"/>
                </w:rPr>
                <w:delText>Moderately Satisfied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07B2" w14:textId="2CC09CD9" w:rsidR="002216BA" w:rsidRPr="001F0B56" w:rsidDel="00E95BBF" w:rsidRDefault="002216BA" w:rsidP="002216BA">
            <w:pPr>
              <w:ind w:left="5"/>
              <w:jc w:val="center"/>
              <w:rPr>
                <w:del w:id="1634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35" w:author="Guduguntla Shivani" w:date="2025-10-14T15:19:00Z" w16du:dateUtc="2025-10-14T09:49:00Z">
              <w:r w:rsidRPr="001F0B56" w:rsidDel="00E95BBF">
                <w:rPr>
                  <w:rFonts w:cstheme="minorHAnsi"/>
                  <w:i/>
                  <w:sz w:val="24"/>
                  <w:szCs w:val="24"/>
                </w:rPr>
                <w:delText>Satisfied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0656" w14:textId="6D4D6493" w:rsidR="002216BA" w:rsidRPr="001F0B56" w:rsidDel="00E95BBF" w:rsidRDefault="002216BA" w:rsidP="002216BA">
            <w:pPr>
              <w:ind w:left="5"/>
              <w:jc w:val="center"/>
              <w:rPr>
                <w:del w:id="1636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37" w:author="Guduguntla Shivani" w:date="2025-10-14T15:19:00Z" w16du:dateUtc="2025-10-14T09:49:00Z">
              <w:r w:rsidRPr="001F0B56" w:rsidDel="00E95BBF">
                <w:rPr>
                  <w:rFonts w:cstheme="minorHAnsi"/>
                  <w:i/>
                  <w:sz w:val="24"/>
                  <w:szCs w:val="24"/>
                </w:rPr>
                <w:delText>Very Satisfied</w:delText>
              </w:r>
            </w:del>
          </w:p>
        </w:tc>
      </w:tr>
      <w:tr w:rsidR="008A5B9C" w:rsidRPr="001F0B56" w:rsidDel="00E95BBF" w14:paraId="49899ED5" w14:textId="7D947F8E" w:rsidTr="00073955">
        <w:trPr>
          <w:trHeight w:val="566"/>
          <w:del w:id="1638" w:author="Guduguntla Shivani" w:date="2025-10-14T15:19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E687" w14:textId="69719F52" w:rsidR="008A5B9C" w:rsidRPr="001F0B56" w:rsidDel="00E95BBF" w:rsidRDefault="008A5B9C" w:rsidP="008A5B9C">
            <w:pPr>
              <w:tabs>
                <w:tab w:val="center" w:pos="2620"/>
              </w:tabs>
              <w:spacing w:line="259" w:lineRule="auto"/>
              <w:jc w:val="both"/>
              <w:rPr>
                <w:del w:id="1639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40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1. Accessibility to</w:delText>
              </w:r>
              <w:r w:rsidR="00073955" w:rsidRPr="001F0B56" w:rsidDel="00E95BBF">
                <w:rPr>
                  <w:rFonts w:cstheme="minorHAnsi"/>
                  <w:sz w:val="24"/>
                  <w:szCs w:val="24"/>
                </w:rPr>
                <w:delText xml:space="preserve"> company</w:delText>
              </w:r>
              <w:r w:rsidRPr="001F0B56" w:rsidDel="00E95BBF">
                <w:rPr>
                  <w:rFonts w:cstheme="minorHAnsi"/>
                  <w:sz w:val="24"/>
                  <w:szCs w:val="24"/>
                </w:rPr>
                <w:delText xml:space="preserve"> personnel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48CC7" w14:textId="7D75F01F" w:rsidR="008A5B9C" w:rsidRPr="001F0B56" w:rsidDel="00E95BBF" w:rsidRDefault="008A5B9C" w:rsidP="008A5B9C">
            <w:pPr>
              <w:spacing w:line="259" w:lineRule="auto"/>
              <w:ind w:left="5"/>
              <w:jc w:val="center"/>
              <w:rPr>
                <w:del w:id="1641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42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98FEC" w14:textId="30E65DF7" w:rsidR="008A5B9C" w:rsidRPr="001F0B56" w:rsidDel="00E95BBF" w:rsidRDefault="008A5B9C" w:rsidP="008A5B9C">
            <w:pPr>
              <w:ind w:left="5"/>
              <w:jc w:val="center"/>
              <w:rPr>
                <w:del w:id="1643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44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4492" w14:textId="3A518658" w:rsidR="008A5B9C" w:rsidRPr="001F0B56" w:rsidDel="00E95BBF" w:rsidRDefault="008A5B9C" w:rsidP="008A5B9C">
            <w:pPr>
              <w:ind w:left="5"/>
              <w:jc w:val="center"/>
              <w:rPr>
                <w:del w:id="1645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46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A8E32" w14:textId="46546172" w:rsidR="008A5B9C" w:rsidRPr="001F0B56" w:rsidDel="00E95BBF" w:rsidRDefault="008A5B9C" w:rsidP="008A5B9C">
            <w:pPr>
              <w:ind w:left="5"/>
              <w:jc w:val="center"/>
              <w:rPr>
                <w:del w:id="1647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48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E095B" w14:textId="4B4A5465" w:rsidR="008A5B9C" w:rsidRPr="001F0B56" w:rsidDel="00E95BBF" w:rsidRDefault="008A5B9C" w:rsidP="008A5B9C">
            <w:pPr>
              <w:ind w:left="5"/>
              <w:jc w:val="center"/>
              <w:rPr>
                <w:del w:id="1649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50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8A5B9C" w:rsidRPr="001F0B56" w:rsidDel="00E95BBF" w14:paraId="63B1594D" w14:textId="7458FEEA" w:rsidTr="00073955">
        <w:trPr>
          <w:trHeight w:val="545"/>
          <w:del w:id="1651" w:author="Guduguntla Shivani" w:date="2025-10-14T15:19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22C0" w14:textId="68C5BD67" w:rsidR="008A5B9C" w:rsidRPr="001F0B56" w:rsidDel="00E95BBF" w:rsidRDefault="008A5B9C" w:rsidP="008A5B9C">
            <w:pPr>
              <w:tabs>
                <w:tab w:val="center" w:pos="3012"/>
              </w:tabs>
              <w:jc w:val="both"/>
              <w:rPr>
                <w:del w:id="1652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53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 xml:space="preserve">2. </w:delText>
              </w:r>
              <w:r w:rsidRPr="001F0B56" w:rsidDel="00E95BBF">
                <w:rPr>
                  <w:rFonts w:cstheme="minorHAnsi"/>
                  <w:sz w:val="24"/>
                  <w:szCs w:val="24"/>
                </w:rPr>
                <w:tab/>
                <w:delText>Accessibility to senior</w:delText>
              </w:r>
              <w:r w:rsidR="00073955" w:rsidRPr="001F0B56" w:rsidDel="00E95BBF">
                <w:rPr>
                  <w:rFonts w:cstheme="minorHAnsi"/>
                  <w:sz w:val="24"/>
                  <w:szCs w:val="24"/>
                </w:rPr>
                <w:delText xml:space="preserve"> company</w:delText>
              </w:r>
              <w:r w:rsidRPr="001F0B56" w:rsidDel="00E95BBF">
                <w:rPr>
                  <w:rFonts w:cstheme="minorHAnsi"/>
                  <w:sz w:val="24"/>
                  <w:szCs w:val="24"/>
                </w:rPr>
                <w:delText xml:space="preserve"> personnel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503A1" w14:textId="6DA9955B" w:rsidR="008A5B9C" w:rsidRPr="001F0B56" w:rsidDel="00E95BBF" w:rsidRDefault="008A5B9C" w:rsidP="008A5B9C">
            <w:pPr>
              <w:ind w:left="5"/>
              <w:jc w:val="center"/>
              <w:rPr>
                <w:del w:id="1654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55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1632" w14:textId="5F50F931" w:rsidR="008A5B9C" w:rsidRPr="001F0B56" w:rsidDel="00E95BBF" w:rsidRDefault="008A5B9C" w:rsidP="008A5B9C">
            <w:pPr>
              <w:ind w:left="5"/>
              <w:jc w:val="center"/>
              <w:rPr>
                <w:del w:id="1656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57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6CC8" w14:textId="59B32A83" w:rsidR="008A5B9C" w:rsidRPr="001F0B56" w:rsidDel="00E95BBF" w:rsidRDefault="008A5B9C" w:rsidP="008A5B9C">
            <w:pPr>
              <w:ind w:left="5"/>
              <w:jc w:val="center"/>
              <w:rPr>
                <w:del w:id="1658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59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B0ECB" w14:textId="52B74CAD" w:rsidR="008A5B9C" w:rsidRPr="001F0B56" w:rsidDel="00E95BBF" w:rsidRDefault="008A5B9C" w:rsidP="008A5B9C">
            <w:pPr>
              <w:ind w:left="5"/>
              <w:jc w:val="center"/>
              <w:rPr>
                <w:del w:id="1660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61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36F4A" w14:textId="3106FE5D" w:rsidR="008A5B9C" w:rsidRPr="001F0B56" w:rsidDel="00E95BBF" w:rsidRDefault="008A5B9C" w:rsidP="008A5B9C">
            <w:pPr>
              <w:ind w:left="5"/>
              <w:jc w:val="center"/>
              <w:rPr>
                <w:del w:id="1662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63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8A5B9C" w:rsidRPr="001F0B56" w:rsidDel="00E95BBF" w14:paraId="18CCA633" w14:textId="4344E1FA" w:rsidTr="00073955">
        <w:trPr>
          <w:trHeight w:val="545"/>
          <w:del w:id="1664" w:author="Guduguntla Shivani" w:date="2025-10-14T15:19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BBCA3" w14:textId="5E7E3EED" w:rsidR="008A5B9C" w:rsidRPr="001F0B56" w:rsidDel="00E95BBF" w:rsidRDefault="008A5B9C" w:rsidP="008A5B9C">
            <w:pPr>
              <w:tabs>
                <w:tab w:val="center" w:pos="3012"/>
              </w:tabs>
              <w:spacing w:line="259" w:lineRule="auto"/>
              <w:jc w:val="both"/>
              <w:rPr>
                <w:del w:id="1665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66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 xml:space="preserve">3. </w:delText>
              </w:r>
              <w:r w:rsidRPr="001F0B56" w:rsidDel="00E95BBF">
                <w:rPr>
                  <w:rFonts w:cstheme="minorHAnsi"/>
                  <w:sz w:val="24"/>
                  <w:szCs w:val="24"/>
                </w:rPr>
                <w:tab/>
                <w:delText xml:space="preserve">Technical knowledge of the </w:delText>
              </w:r>
              <w:r w:rsidR="00073955" w:rsidRPr="001F0B56" w:rsidDel="00E95BBF">
                <w:rPr>
                  <w:rFonts w:cstheme="minorHAnsi"/>
                  <w:sz w:val="24"/>
                  <w:szCs w:val="24"/>
                </w:rPr>
                <w:delText xml:space="preserve">company </w:delText>
              </w:r>
              <w:r w:rsidRPr="001F0B56" w:rsidDel="00E95BBF">
                <w:rPr>
                  <w:rFonts w:cstheme="minorHAnsi"/>
                  <w:sz w:val="24"/>
                  <w:szCs w:val="24"/>
                </w:rPr>
                <w:delText xml:space="preserve">personnel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06EA4" w14:textId="52E503CB" w:rsidR="008A5B9C" w:rsidRPr="001F0B56" w:rsidDel="00E95BBF" w:rsidRDefault="008A5B9C" w:rsidP="008A5B9C">
            <w:pPr>
              <w:spacing w:line="259" w:lineRule="auto"/>
              <w:ind w:left="5"/>
              <w:jc w:val="center"/>
              <w:rPr>
                <w:del w:id="1667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68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1509B" w14:textId="50052B4A" w:rsidR="008A5B9C" w:rsidRPr="001F0B56" w:rsidDel="00E95BBF" w:rsidRDefault="008A5B9C" w:rsidP="008A5B9C">
            <w:pPr>
              <w:ind w:left="5"/>
              <w:jc w:val="center"/>
              <w:rPr>
                <w:del w:id="1669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70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E5200" w14:textId="38A1F0E4" w:rsidR="008A5B9C" w:rsidRPr="001F0B56" w:rsidDel="00E95BBF" w:rsidRDefault="008A5B9C" w:rsidP="008A5B9C">
            <w:pPr>
              <w:ind w:left="5"/>
              <w:jc w:val="center"/>
              <w:rPr>
                <w:del w:id="1671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72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C867" w14:textId="09E66448" w:rsidR="008A5B9C" w:rsidRPr="001F0B56" w:rsidDel="00E95BBF" w:rsidRDefault="008A5B9C" w:rsidP="008A5B9C">
            <w:pPr>
              <w:ind w:left="5"/>
              <w:jc w:val="center"/>
              <w:rPr>
                <w:del w:id="1673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74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101BF" w14:textId="6910C43A" w:rsidR="008A5B9C" w:rsidRPr="001F0B56" w:rsidDel="00E95BBF" w:rsidRDefault="008A5B9C" w:rsidP="008A5B9C">
            <w:pPr>
              <w:ind w:left="5"/>
              <w:jc w:val="center"/>
              <w:rPr>
                <w:del w:id="1675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76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8A5B9C" w:rsidRPr="001F0B56" w:rsidDel="00E95BBF" w14:paraId="6E973F2E" w14:textId="40A00832" w:rsidTr="00073955">
        <w:trPr>
          <w:trHeight w:val="569"/>
          <w:del w:id="1677" w:author="Guduguntla Shivani" w:date="2025-10-14T15:19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7D633" w14:textId="66841EED" w:rsidR="008A5B9C" w:rsidRPr="001F0B56" w:rsidDel="00E95BBF" w:rsidRDefault="00073955" w:rsidP="008A5B9C">
            <w:pPr>
              <w:tabs>
                <w:tab w:val="center" w:pos="2727"/>
              </w:tabs>
              <w:jc w:val="both"/>
              <w:rPr>
                <w:del w:id="1678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79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4</w:delText>
              </w:r>
              <w:r w:rsidR="008A5B9C" w:rsidRPr="001F0B56" w:rsidDel="00E95BBF">
                <w:rPr>
                  <w:rFonts w:cstheme="minorHAnsi"/>
                  <w:sz w:val="24"/>
                  <w:szCs w:val="24"/>
                </w:rPr>
                <w:delText xml:space="preserve">. </w:delText>
              </w:r>
              <w:r w:rsidR="008A5B9C" w:rsidRPr="001F0B56" w:rsidDel="00E95BBF">
                <w:rPr>
                  <w:rFonts w:cstheme="minorHAnsi"/>
                  <w:sz w:val="24"/>
                  <w:szCs w:val="24"/>
                </w:rPr>
                <w:tab/>
                <w:delText xml:space="preserve">Ability to provide </w:delText>
              </w:r>
              <w:r w:rsidRPr="001F0B56" w:rsidDel="00E95BBF">
                <w:rPr>
                  <w:rFonts w:cstheme="minorHAnsi"/>
                  <w:sz w:val="24"/>
                  <w:szCs w:val="24"/>
                </w:rPr>
                <w:delText>timely</w:delText>
              </w:r>
              <w:r w:rsidR="008A5B9C" w:rsidRPr="001F0B56" w:rsidDel="00E95BBF">
                <w:rPr>
                  <w:rFonts w:cstheme="minorHAnsi"/>
                  <w:sz w:val="24"/>
                  <w:szCs w:val="24"/>
                </w:rPr>
                <w:delText xml:space="preserve"> solutions to problems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15444" w14:textId="13AB9D47" w:rsidR="008A5B9C" w:rsidRPr="001F0B56" w:rsidDel="00E95BBF" w:rsidRDefault="008A5B9C" w:rsidP="008A5B9C">
            <w:pPr>
              <w:ind w:left="5"/>
              <w:jc w:val="center"/>
              <w:rPr>
                <w:del w:id="1680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81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AAA91" w14:textId="303D1316" w:rsidR="008A5B9C" w:rsidRPr="001F0B56" w:rsidDel="00E95BBF" w:rsidRDefault="008A5B9C" w:rsidP="008A5B9C">
            <w:pPr>
              <w:ind w:left="5"/>
              <w:jc w:val="center"/>
              <w:rPr>
                <w:del w:id="1682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83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E4BCD" w14:textId="771BF4B9" w:rsidR="008A5B9C" w:rsidRPr="001F0B56" w:rsidDel="00E95BBF" w:rsidRDefault="008A5B9C" w:rsidP="008A5B9C">
            <w:pPr>
              <w:ind w:left="5"/>
              <w:jc w:val="center"/>
              <w:rPr>
                <w:del w:id="1684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85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ECA1E" w14:textId="3851D872" w:rsidR="008A5B9C" w:rsidRPr="001F0B56" w:rsidDel="00E95BBF" w:rsidRDefault="008A5B9C" w:rsidP="008A5B9C">
            <w:pPr>
              <w:ind w:left="5"/>
              <w:jc w:val="center"/>
              <w:rPr>
                <w:del w:id="1686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87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CC827" w14:textId="300EBE1C" w:rsidR="008A5B9C" w:rsidRPr="001F0B56" w:rsidDel="00E95BBF" w:rsidRDefault="008A5B9C" w:rsidP="008A5B9C">
            <w:pPr>
              <w:ind w:left="5"/>
              <w:jc w:val="center"/>
              <w:rPr>
                <w:del w:id="1688" w:author="Guduguntla Shivani" w:date="2025-10-14T15:19:00Z" w16du:dateUtc="2025-10-14T09:49:00Z"/>
                <w:rFonts w:cstheme="minorHAnsi"/>
                <w:sz w:val="24"/>
                <w:szCs w:val="24"/>
              </w:rPr>
            </w:pPr>
            <w:del w:id="1689" w:author="Guduguntla Shivani" w:date="2025-10-14T15:19:00Z" w16du:dateUtc="2025-10-14T09:49:00Z">
              <w:r w:rsidRPr="001F0B56" w:rsidDel="00E95BBF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8A5B9C" w:rsidRPr="001F0B56" w:rsidDel="003321F9" w14:paraId="0BBCC743" w14:textId="2968762B" w:rsidTr="00073955">
        <w:trPr>
          <w:trHeight w:val="569"/>
          <w:del w:id="1690" w:author="Guduguntla Shivani" w:date="2025-10-07T11:18:00Z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7BED" w14:textId="4E3151EF" w:rsidR="008A5B9C" w:rsidRPr="001F0B56" w:rsidDel="003321F9" w:rsidRDefault="00073955" w:rsidP="008A5B9C">
            <w:pPr>
              <w:tabs>
                <w:tab w:val="center" w:pos="2727"/>
              </w:tabs>
              <w:jc w:val="both"/>
              <w:rPr>
                <w:del w:id="1691" w:author="Guduguntla Shivani" w:date="2025-10-07T11:18:00Z" w16du:dateUtc="2025-10-07T05:48:00Z"/>
                <w:rFonts w:cstheme="minorHAnsi"/>
                <w:sz w:val="24"/>
                <w:szCs w:val="24"/>
              </w:rPr>
            </w:pPr>
            <w:del w:id="1692" w:author="Guduguntla Shivani" w:date="2025-10-07T11:18:00Z" w16du:dateUtc="2025-10-07T05:48:00Z">
              <w:r w:rsidRPr="001F0B56" w:rsidDel="003321F9">
                <w:rPr>
                  <w:rFonts w:cstheme="minorHAnsi"/>
                  <w:sz w:val="24"/>
                  <w:szCs w:val="24"/>
                </w:rPr>
                <w:delText>5</w:delText>
              </w:r>
              <w:r w:rsidR="008A5B9C" w:rsidRPr="001F0B56" w:rsidDel="003321F9">
                <w:rPr>
                  <w:rFonts w:cstheme="minorHAnsi"/>
                  <w:sz w:val="24"/>
                  <w:szCs w:val="24"/>
                </w:rPr>
                <w:delText xml:space="preserve">. </w:delText>
              </w:r>
              <w:r w:rsidR="008A5B9C" w:rsidRPr="001F0B56" w:rsidDel="003321F9">
                <w:rPr>
                  <w:rFonts w:cstheme="minorHAnsi"/>
                  <w:sz w:val="24"/>
                  <w:szCs w:val="24"/>
                </w:rPr>
                <w:tab/>
                <w:delText xml:space="preserve">Overall rating on Company Personnel </w:delText>
              </w:r>
              <w:r w:rsidRPr="001F0B56" w:rsidDel="003321F9">
                <w:rPr>
                  <w:rFonts w:cstheme="minorHAnsi"/>
                  <w:sz w:val="24"/>
                  <w:szCs w:val="24"/>
                </w:rPr>
                <w:delText>based on experience of interaction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6F676" w14:textId="74FC9F3E" w:rsidR="008A5B9C" w:rsidRPr="001F0B56" w:rsidDel="003321F9" w:rsidRDefault="008A5B9C" w:rsidP="008A5B9C">
            <w:pPr>
              <w:ind w:left="5"/>
              <w:jc w:val="center"/>
              <w:rPr>
                <w:del w:id="1693" w:author="Guduguntla Shivani" w:date="2025-10-07T11:18:00Z" w16du:dateUtc="2025-10-07T05:48:00Z"/>
                <w:rFonts w:cstheme="minorHAnsi"/>
                <w:sz w:val="24"/>
                <w:szCs w:val="24"/>
              </w:rPr>
            </w:pPr>
            <w:del w:id="1694" w:author="Guduguntla Shivani" w:date="2025-10-07T11:18:00Z" w16du:dateUtc="2025-10-07T05:48:00Z">
              <w:r w:rsidRPr="001F0B56" w:rsidDel="003321F9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9CBA9" w14:textId="3AC06F5C" w:rsidR="008A5B9C" w:rsidRPr="001F0B56" w:rsidDel="003321F9" w:rsidRDefault="008A5B9C" w:rsidP="008A5B9C">
            <w:pPr>
              <w:ind w:left="5"/>
              <w:jc w:val="center"/>
              <w:rPr>
                <w:del w:id="1695" w:author="Guduguntla Shivani" w:date="2025-10-07T11:18:00Z" w16du:dateUtc="2025-10-07T05:48:00Z"/>
                <w:rFonts w:cstheme="minorHAnsi"/>
                <w:sz w:val="24"/>
                <w:szCs w:val="24"/>
              </w:rPr>
            </w:pPr>
            <w:del w:id="1696" w:author="Guduguntla Shivani" w:date="2025-10-07T11:18:00Z" w16du:dateUtc="2025-10-07T05:48:00Z">
              <w:r w:rsidRPr="001F0B56" w:rsidDel="003321F9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6CE1C" w14:textId="6AF4E609" w:rsidR="008A5B9C" w:rsidRPr="001F0B56" w:rsidDel="003321F9" w:rsidRDefault="008A5B9C" w:rsidP="008A5B9C">
            <w:pPr>
              <w:ind w:left="5"/>
              <w:jc w:val="center"/>
              <w:rPr>
                <w:del w:id="1697" w:author="Guduguntla Shivani" w:date="2025-10-07T11:18:00Z" w16du:dateUtc="2025-10-07T05:48:00Z"/>
                <w:rFonts w:cstheme="minorHAnsi"/>
                <w:sz w:val="24"/>
                <w:szCs w:val="24"/>
              </w:rPr>
            </w:pPr>
            <w:del w:id="1698" w:author="Guduguntla Shivani" w:date="2025-10-07T11:18:00Z" w16du:dateUtc="2025-10-07T05:48:00Z">
              <w:r w:rsidRPr="001F0B56" w:rsidDel="003321F9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FF76" w14:textId="7282400C" w:rsidR="008A5B9C" w:rsidRPr="001F0B56" w:rsidDel="003321F9" w:rsidRDefault="008A5B9C" w:rsidP="008A5B9C">
            <w:pPr>
              <w:ind w:left="5"/>
              <w:jc w:val="center"/>
              <w:rPr>
                <w:del w:id="1699" w:author="Guduguntla Shivani" w:date="2025-10-07T11:18:00Z" w16du:dateUtc="2025-10-07T05:48:00Z"/>
                <w:rFonts w:cstheme="minorHAnsi"/>
                <w:sz w:val="24"/>
                <w:szCs w:val="24"/>
              </w:rPr>
            </w:pPr>
            <w:del w:id="1700" w:author="Guduguntla Shivani" w:date="2025-10-07T11:18:00Z" w16du:dateUtc="2025-10-07T05:48:00Z">
              <w:r w:rsidRPr="001F0B56" w:rsidDel="003321F9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E0BF0" w14:textId="7448D6E1" w:rsidR="008A5B9C" w:rsidRPr="001F0B56" w:rsidDel="003321F9" w:rsidRDefault="008A5B9C" w:rsidP="008A5B9C">
            <w:pPr>
              <w:ind w:left="5"/>
              <w:jc w:val="center"/>
              <w:rPr>
                <w:del w:id="1701" w:author="Guduguntla Shivani" w:date="2025-10-07T11:18:00Z" w16du:dateUtc="2025-10-07T05:48:00Z"/>
                <w:rFonts w:cstheme="minorHAnsi"/>
                <w:sz w:val="24"/>
                <w:szCs w:val="24"/>
              </w:rPr>
            </w:pPr>
            <w:del w:id="1702" w:author="Guduguntla Shivani" w:date="2025-10-07T11:18:00Z" w16du:dateUtc="2025-10-07T05:48:00Z">
              <w:r w:rsidRPr="001F0B56" w:rsidDel="003321F9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</w:tbl>
    <w:p w14:paraId="67D3F0BA" w14:textId="77777777" w:rsidR="008A5B9C" w:rsidRPr="001F0B56" w:rsidRDefault="008A5B9C" w:rsidP="00710BA7">
      <w:pPr>
        <w:spacing w:after="0"/>
        <w:rPr>
          <w:rFonts w:cstheme="minorHAnsi"/>
          <w:sz w:val="24"/>
          <w:szCs w:val="24"/>
        </w:rPr>
      </w:pPr>
    </w:p>
    <w:p w14:paraId="15E9054C" w14:textId="77777777" w:rsidR="008A5B9C" w:rsidRPr="001F0B56" w:rsidRDefault="008A5B9C" w:rsidP="00710BA7">
      <w:pPr>
        <w:spacing w:after="0"/>
        <w:rPr>
          <w:rFonts w:cstheme="minorHAnsi"/>
          <w:sz w:val="24"/>
          <w:szCs w:val="24"/>
        </w:rPr>
      </w:pPr>
    </w:p>
    <w:p w14:paraId="35F2AD7D" w14:textId="2123D9D0" w:rsidR="008A5B9C" w:rsidRPr="001F0B56" w:rsidDel="00857C8E" w:rsidRDefault="00F457D4">
      <w:pPr>
        <w:spacing w:after="1" w:line="256" w:lineRule="auto"/>
        <w:ind w:left="720" w:hanging="720"/>
        <w:rPr>
          <w:del w:id="1703" w:author="Guduguntla Shivani" w:date="2025-10-08T09:30:00Z" w16du:dateUtc="2025-10-08T04:00:00Z"/>
          <w:rFonts w:cstheme="minorHAnsi"/>
          <w:sz w:val="24"/>
          <w:szCs w:val="24"/>
        </w:rPr>
      </w:pPr>
      <w:del w:id="1704" w:author="Guduguntla Shivani" w:date="2025-10-08T09:30:00Z" w16du:dateUtc="2025-10-08T04:00:00Z">
        <w:r w:rsidRPr="001F0B56" w:rsidDel="00857C8E">
          <w:rPr>
            <w:rFonts w:cstheme="minorHAnsi"/>
            <w:sz w:val="24"/>
            <w:szCs w:val="24"/>
          </w:rPr>
          <w:delText>D2</w:delText>
        </w:r>
        <w:r w:rsidR="008A5B9C" w:rsidRPr="001F0B56" w:rsidDel="00857C8E">
          <w:rPr>
            <w:rFonts w:cstheme="minorHAnsi"/>
            <w:sz w:val="24"/>
            <w:szCs w:val="24"/>
          </w:rPr>
          <w:delText>.</w:delText>
        </w:r>
      </w:del>
      <w:del w:id="1705" w:author="Guduguntla Shivani" w:date="2025-10-14T15:19:00Z" w16du:dateUtc="2025-10-14T09:49:00Z">
        <w:r w:rsidRPr="001F0B56" w:rsidDel="00E95BBF">
          <w:rPr>
            <w:rFonts w:cstheme="minorHAnsi"/>
            <w:sz w:val="24"/>
            <w:szCs w:val="24"/>
          </w:rPr>
          <w:tab/>
        </w:r>
      </w:del>
      <w:del w:id="1706" w:author="Guduguntla Shivani" w:date="2025-10-07T11:19:00Z" w16du:dateUtc="2025-10-07T05:49:00Z">
        <w:r w:rsidR="008A5B9C" w:rsidRPr="001F0B56" w:rsidDel="003321F9">
          <w:rPr>
            <w:rFonts w:cstheme="minorHAnsi"/>
            <w:sz w:val="24"/>
            <w:szCs w:val="24"/>
          </w:rPr>
          <w:delText>Please provide reason for your dissatisfaction rating (codes 1</w:delText>
        </w:r>
        <w:r w:rsidR="00371F1E" w:rsidRPr="001F0B56" w:rsidDel="003321F9">
          <w:rPr>
            <w:rFonts w:cstheme="minorHAnsi"/>
            <w:sz w:val="24"/>
            <w:szCs w:val="24"/>
          </w:rPr>
          <w:delText>,</w:delText>
        </w:r>
        <w:r w:rsidR="00AB3C81" w:rsidRPr="001F0B56" w:rsidDel="003321F9">
          <w:rPr>
            <w:rFonts w:cstheme="minorHAnsi"/>
            <w:sz w:val="24"/>
            <w:szCs w:val="24"/>
          </w:rPr>
          <w:delText xml:space="preserve"> 2</w:delText>
        </w:r>
        <w:r w:rsidR="00371F1E" w:rsidRPr="001F0B56" w:rsidDel="003321F9">
          <w:rPr>
            <w:rFonts w:cstheme="minorHAnsi"/>
            <w:sz w:val="24"/>
            <w:szCs w:val="24"/>
          </w:rPr>
          <w:delText xml:space="preserve"> &amp; 3</w:delText>
        </w:r>
        <w:r w:rsidR="008A5B9C" w:rsidRPr="001F0B56" w:rsidDel="003321F9">
          <w:rPr>
            <w:rFonts w:cstheme="minorHAnsi"/>
            <w:sz w:val="24"/>
            <w:szCs w:val="24"/>
          </w:rPr>
          <w:delText xml:space="preserve">) on any attribute listed above for </w:delText>
        </w:r>
        <w:r w:rsidR="008A5B9C" w:rsidRPr="001F0B56" w:rsidDel="003321F9">
          <w:rPr>
            <w:rFonts w:cstheme="minorHAnsi"/>
            <w:b/>
            <w:bCs/>
            <w:sz w:val="24"/>
            <w:szCs w:val="24"/>
          </w:rPr>
          <w:delText xml:space="preserve">Company </w:delText>
        </w:r>
        <w:r w:rsidR="00B655F2" w:rsidRPr="001F0B56" w:rsidDel="003321F9">
          <w:rPr>
            <w:rFonts w:cstheme="minorHAnsi"/>
            <w:b/>
            <w:bCs/>
            <w:sz w:val="24"/>
            <w:szCs w:val="24"/>
          </w:rPr>
          <w:delText>P</w:delText>
        </w:r>
        <w:r w:rsidR="008A5B9C" w:rsidRPr="001F0B56" w:rsidDel="003321F9">
          <w:rPr>
            <w:rFonts w:cstheme="minorHAnsi"/>
            <w:b/>
            <w:bCs/>
            <w:sz w:val="24"/>
            <w:szCs w:val="24"/>
          </w:rPr>
          <w:delText>ersonnel</w:delText>
        </w:r>
      </w:del>
    </w:p>
    <w:p w14:paraId="3ABBB3CF" w14:textId="12640A52" w:rsidR="008A5B9C" w:rsidRPr="001F0B56" w:rsidDel="00857C8E" w:rsidRDefault="008A5B9C">
      <w:pPr>
        <w:spacing w:after="1" w:line="256" w:lineRule="auto"/>
        <w:ind w:left="720" w:hanging="720"/>
        <w:rPr>
          <w:del w:id="1707" w:author="Guduguntla Shivani" w:date="2025-10-08T09:30:00Z" w16du:dateUtc="2025-10-08T04:00:00Z"/>
          <w:rFonts w:cstheme="minorHAnsi"/>
          <w:sz w:val="24"/>
          <w:szCs w:val="24"/>
        </w:rPr>
      </w:pPr>
    </w:p>
    <w:tbl>
      <w:tblPr>
        <w:tblStyle w:val="TableGrid0"/>
        <w:tblW w:w="9738" w:type="dxa"/>
        <w:tblInd w:w="113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738"/>
      </w:tblGrid>
      <w:tr w:rsidR="00710BA7" w:rsidRPr="001F0B56" w:rsidDel="00857C8E" w14:paraId="3AC3199B" w14:textId="5AE615B2" w:rsidTr="00857C8E">
        <w:trPr>
          <w:trHeight w:val="742"/>
          <w:del w:id="1708" w:author="Guduguntla Shivani" w:date="2025-10-08T09:30:00Z"/>
        </w:trPr>
        <w:tc>
          <w:tcPr>
            <w:tcW w:w="9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09E54" w14:textId="6CF40ADC" w:rsidR="00710BA7" w:rsidRPr="001F0B56" w:rsidDel="00857C8E" w:rsidRDefault="00710BA7">
            <w:pPr>
              <w:spacing w:after="1" w:line="256" w:lineRule="auto"/>
              <w:ind w:left="720" w:hanging="720"/>
              <w:rPr>
                <w:del w:id="1709" w:author="Guduguntla Shivani" w:date="2025-10-08T09:30:00Z" w16du:dateUtc="2025-10-08T04:00:00Z"/>
                <w:rFonts w:cstheme="minorHAnsi"/>
                <w:sz w:val="24"/>
                <w:szCs w:val="24"/>
              </w:rPr>
              <w:pPrChange w:id="1710" w:author="Guduguntla Shivani" w:date="2025-10-08T09:30:00Z" w16du:dateUtc="2025-10-08T04:00:00Z">
                <w:pPr>
                  <w:spacing w:line="259" w:lineRule="auto"/>
                </w:pPr>
              </w:pPrChange>
            </w:pPr>
            <w:del w:id="1711" w:author="Guduguntla Shivani" w:date="2025-10-08T09:30:00Z" w16du:dateUtc="2025-10-08T04:00:00Z">
              <w:r w:rsidRPr="001F0B56" w:rsidDel="00857C8E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  <w:p w14:paraId="7896D8E6" w14:textId="7A61B1A4" w:rsidR="00710BA7" w:rsidRPr="001F0B56" w:rsidDel="00857C8E" w:rsidRDefault="00710BA7">
            <w:pPr>
              <w:spacing w:after="1" w:line="256" w:lineRule="auto"/>
              <w:ind w:left="720" w:hanging="720"/>
              <w:rPr>
                <w:del w:id="1712" w:author="Guduguntla Shivani" w:date="2025-10-08T09:30:00Z" w16du:dateUtc="2025-10-08T04:00:00Z"/>
                <w:rFonts w:cstheme="minorHAnsi"/>
                <w:sz w:val="24"/>
                <w:szCs w:val="24"/>
              </w:rPr>
              <w:pPrChange w:id="1713" w:author="Guduguntla Shivani" w:date="2025-10-08T09:30:00Z" w16du:dateUtc="2025-10-08T04:00:00Z">
                <w:pPr>
                  <w:spacing w:line="259" w:lineRule="auto"/>
                </w:pPr>
              </w:pPrChange>
            </w:pPr>
            <w:del w:id="1714" w:author="Guduguntla Shivani" w:date="2025-10-08T09:30:00Z" w16du:dateUtc="2025-10-08T04:00:00Z">
              <w:r w:rsidRPr="001F0B56" w:rsidDel="00857C8E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  <w:p w14:paraId="4E0BEE55" w14:textId="5209BEB5" w:rsidR="00710BA7" w:rsidRPr="001F0B56" w:rsidDel="00857C8E" w:rsidRDefault="00710BA7">
            <w:pPr>
              <w:spacing w:after="1" w:line="256" w:lineRule="auto"/>
              <w:ind w:left="720" w:hanging="720"/>
              <w:rPr>
                <w:del w:id="1715" w:author="Guduguntla Shivani" w:date="2025-10-08T09:30:00Z" w16du:dateUtc="2025-10-08T04:00:00Z"/>
                <w:rFonts w:cstheme="minorHAnsi"/>
                <w:sz w:val="24"/>
                <w:szCs w:val="24"/>
              </w:rPr>
              <w:pPrChange w:id="1716" w:author="Guduguntla Shivani" w:date="2025-10-08T09:30:00Z" w16du:dateUtc="2025-10-08T04:00:00Z">
                <w:pPr>
                  <w:spacing w:line="259" w:lineRule="auto"/>
                </w:pPr>
              </w:pPrChange>
            </w:pPr>
            <w:del w:id="1717" w:author="Guduguntla Shivani" w:date="2025-10-08T09:30:00Z" w16du:dateUtc="2025-10-08T04:00:00Z">
              <w:r w:rsidRPr="001F0B56" w:rsidDel="00857C8E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</w:tc>
      </w:tr>
    </w:tbl>
    <w:p w14:paraId="5AC9C1CD" w14:textId="77777777" w:rsidR="00857C8E" w:rsidRDefault="00857C8E" w:rsidP="00857C8E">
      <w:pPr>
        <w:rPr>
          <w:ins w:id="1718" w:author="Vikas Kori" w:date="2026-01-12T13:00:00Z" w16du:dateUtc="2026-01-12T07:30:00Z"/>
          <w:rFonts w:cstheme="minorHAnsi"/>
          <w:sz w:val="24"/>
          <w:szCs w:val="24"/>
        </w:rPr>
      </w:pPr>
      <w:ins w:id="1719" w:author="Guduguntla Shivani" w:date="2025-10-08T09:30:00Z" w16du:dateUtc="2025-10-08T04:00:00Z">
        <w:r w:rsidRPr="001F0B56">
          <w:rPr>
            <w:rFonts w:cstheme="minorHAnsi"/>
            <w:sz w:val="24"/>
            <w:szCs w:val="24"/>
          </w:rPr>
          <w:t>Did [Organization Name] have any complaints in 2025?</w:t>
        </w:r>
      </w:ins>
    </w:p>
    <w:p w14:paraId="2995E9CA" w14:textId="360D8BC7" w:rsidR="00256F9F" w:rsidRDefault="00256F9F" w:rsidP="00256F9F">
      <w:pPr>
        <w:pStyle w:val="ListParagraph"/>
        <w:numPr>
          <w:ilvl w:val="0"/>
          <w:numId w:val="25"/>
        </w:numPr>
        <w:rPr>
          <w:ins w:id="1720" w:author="Vikas Kori" w:date="2026-01-12T13:00:00Z" w16du:dateUtc="2026-01-12T07:30:00Z"/>
          <w:rFonts w:cstheme="minorHAnsi"/>
          <w:sz w:val="24"/>
          <w:szCs w:val="24"/>
        </w:rPr>
      </w:pPr>
      <w:ins w:id="1721" w:author="Vikas Kori" w:date="2026-01-12T13:00:00Z" w16du:dateUtc="2026-01-12T07:30:00Z">
        <w:r>
          <w:rPr>
            <w:rFonts w:cstheme="minorHAnsi"/>
            <w:sz w:val="24"/>
            <w:szCs w:val="24"/>
          </w:rPr>
          <w:t>Yes</w:t>
        </w:r>
      </w:ins>
    </w:p>
    <w:p w14:paraId="43A293AE" w14:textId="333D497C" w:rsidR="00256F9F" w:rsidRPr="00256F9F" w:rsidRDefault="00256F9F">
      <w:pPr>
        <w:pStyle w:val="ListParagraph"/>
        <w:numPr>
          <w:ilvl w:val="0"/>
          <w:numId w:val="25"/>
        </w:numPr>
        <w:rPr>
          <w:ins w:id="1722" w:author="Guduguntla Shivani" w:date="2025-10-08T09:30:00Z" w16du:dateUtc="2025-10-08T04:00:00Z"/>
          <w:rFonts w:cstheme="minorHAnsi"/>
          <w:sz w:val="24"/>
          <w:szCs w:val="24"/>
          <w:rPrChange w:id="1723" w:author="Vikas Kori" w:date="2026-01-12T13:00:00Z" w16du:dateUtc="2026-01-12T07:30:00Z">
            <w:rPr>
              <w:ins w:id="1724" w:author="Guduguntla Shivani" w:date="2025-10-08T09:30:00Z" w16du:dateUtc="2025-10-08T04:00:00Z"/>
            </w:rPr>
          </w:rPrChange>
        </w:rPr>
        <w:pPrChange w:id="1725" w:author="Vikas Kori" w:date="2026-01-12T13:00:00Z" w16du:dateUtc="2026-01-12T07:30:00Z">
          <w:pPr/>
        </w:pPrChange>
      </w:pPr>
      <w:ins w:id="1726" w:author="Vikas Kori" w:date="2026-01-12T13:00:00Z" w16du:dateUtc="2026-01-12T07:30:00Z">
        <w:r>
          <w:rPr>
            <w:rFonts w:cstheme="minorHAnsi"/>
            <w:sz w:val="24"/>
            <w:szCs w:val="24"/>
          </w:rPr>
          <w:t>No</w:t>
        </w:r>
      </w:ins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1170"/>
      </w:tblGrid>
      <w:tr w:rsidR="00857C8E" w:rsidRPr="001F0B56" w:rsidDel="00256F9F" w14:paraId="2C984092" w14:textId="5A3469D1" w:rsidTr="00857C8E">
        <w:trPr>
          <w:ins w:id="1727" w:author="Guduguntla Shivani" w:date="2025-10-08T09:30:00Z"/>
          <w:del w:id="1728" w:author="Vikas Kori" w:date="2026-01-12T13:00:00Z"/>
        </w:trPr>
        <w:tc>
          <w:tcPr>
            <w:tcW w:w="1170" w:type="dxa"/>
            <w:vAlign w:val="center"/>
          </w:tcPr>
          <w:p w14:paraId="091CAFFD" w14:textId="45F16ECC" w:rsidR="00857C8E" w:rsidRPr="001F0B56" w:rsidDel="00256F9F" w:rsidRDefault="00857C8E" w:rsidP="00857C8E">
            <w:pPr>
              <w:ind w:left="180"/>
              <w:jc w:val="center"/>
              <w:rPr>
                <w:ins w:id="1729" w:author="Guduguntla Shivani" w:date="2025-10-08T09:30:00Z" w16du:dateUtc="2025-10-08T04:00:00Z"/>
                <w:del w:id="1730" w:author="Vikas Kori" w:date="2026-01-12T13:00:00Z" w16du:dateUtc="2026-01-12T07:30:00Z"/>
                <w:rFonts w:cstheme="minorHAnsi"/>
                <w:sz w:val="24"/>
                <w:szCs w:val="24"/>
              </w:rPr>
            </w:pPr>
            <w:ins w:id="1731" w:author="Guduguntla Shivani" w:date="2025-10-08T09:30:00Z" w16du:dateUtc="2025-10-08T04:00:00Z">
              <w:del w:id="1732" w:author="Vikas Kori" w:date="2026-01-12T13:00:00Z" w16du:dateUtc="2026-01-12T07:30:00Z">
                <w:r w:rsidRPr="001F0B56" w:rsidDel="00256F9F">
                  <w:rPr>
                    <w:rFonts w:cstheme="minorHAnsi"/>
                    <w:sz w:val="24"/>
                    <w:szCs w:val="24"/>
                  </w:rPr>
                  <w:delText>Yes</w:delText>
                </w:r>
              </w:del>
            </w:ins>
          </w:p>
        </w:tc>
      </w:tr>
      <w:tr w:rsidR="00857C8E" w:rsidRPr="001F0B56" w:rsidDel="00256F9F" w14:paraId="4951F9FD" w14:textId="7F4EE2A2" w:rsidTr="00857C8E">
        <w:trPr>
          <w:ins w:id="1733" w:author="Guduguntla Shivani" w:date="2025-10-08T09:30:00Z"/>
          <w:del w:id="1734" w:author="Vikas Kori" w:date="2026-01-12T13:00:00Z"/>
        </w:trPr>
        <w:tc>
          <w:tcPr>
            <w:tcW w:w="1170" w:type="dxa"/>
            <w:vAlign w:val="center"/>
          </w:tcPr>
          <w:p w14:paraId="67F1FBB3" w14:textId="63744A2F" w:rsidR="00857C8E" w:rsidRPr="001F0B56" w:rsidDel="00256F9F" w:rsidRDefault="00857C8E" w:rsidP="00857C8E">
            <w:pPr>
              <w:ind w:left="180"/>
              <w:jc w:val="center"/>
              <w:rPr>
                <w:ins w:id="1735" w:author="Guduguntla Shivani" w:date="2025-10-08T09:30:00Z" w16du:dateUtc="2025-10-08T04:00:00Z"/>
                <w:del w:id="1736" w:author="Vikas Kori" w:date="2026-01-12T13:00:00Z" w16du:dateUtc="2026-01-12T07:30:00Z"/>
                <w:rFonts w:cstheme="minorHAnsi"/>
                <w:sz w:val="24"/>
                <w:szCs w:val="24"/>
              </w:rPr>
            </w:pPr>
            <w:ins w:id="1737" w:author="Guduguntla Shivani" w:date="2025-10-08T09:30:00Z" w16du:dateUtc="2025-10-08T04:00:00Z">
              <w:del w:id="1738" w:author="Vikas Kori" w:date="2026-01-12T13:00:00Z" w16du:dateUtc="2026-01-12T07:30:00Z">
                <w:r w:rsidRPr="001F0B56" w:rsidDel="00256F9F">
                  <w:rPr>
                    <w:rFonts w:cstheme="minorHAnsi"/>
                    <w:sz w:val="24"/>
                    <w:szCs w:val="24"/>
                  </w:rPr>
                  <w:delText>No</w:delText>
                </w:r>
              </w:del>
            </w:ins>
          </w:p>
        </w:tc>
      </w:tr>
    </w:tbl>
    <w:p w14:paraId="411BBBE2" w14:textId="3E50DF6D" w:rsidR="008A5B9C" w:rsidRPr="001F0B56" w:rsidDel="00857C8E" w:rsidRDefault="008A5B9C">
      <w:pPr>
        <w:spacing w:after="1" w:line="256" w:lineRule="auto"/>
        <w:rPr>
          <w:del w:id="1739" w:author="Guduguntla Shivani" w:date="2025-10-08T09:30:00Z" w16du:dateUtc="2025-10-08T04:00:00Z"/>
          <w:rFonts w:cstheme="minorHAnsi"/>
          <w:sz w:val="24"/>
          <w:szCs w:val="24"/>
        </w:rPr>
        <w:pPrChange w:id="1740" w:author="Guduguntla Shivani" w:date="2025-10-08T09:30:00Z" w16du:dateUtc="2025-10-08T04:00:00Z">
          <w:pPr>
            <w:ind w:left="720" w:hanging="672"/>
            <w:jc w:val="both"/>
          </w:pPr>
        </w:pPrChange>
      </w:pPr>
    </w:p>
    <w:p w14:paraId="2D05B91F" w14:textId="51DBC5B2" w:rsidR="008A5B9C" w:rsidRPr="001F0B56" w:rsidDel="00857C8E" w:rsidRDefault="008A5B9C">
      <w:pPr>
        <w:rPr>
          <w:del w:id="1741" w:author="Guduguntla Shivani" w:date="2025-10-08T09:30:00Z" w16du:dateUtc="2025-10-08T04:00:00Z"/>
          <w:rFonts w:cstheme="minorHAnsi"/>
          <w:sz w:val="24"/>
          <w:szCs w:val="24"/>
        </w:rPr>
      </w:pPr>
      <w:del w:id="1742" w:author="Guduguntla Shivani" w:date="2025-10-08T09:30:00Z" w16du:dateUtc="2025-10-08T04:00:00Z">
        <w:r w:rsidRPr="001F0B56" w:rsidDel="00857C8E">
          <w:rPr>
            <w:rFonts w:cstheme="minorHAnsi"/>
            <w:sz w:val="24"/>
            <w:szCs w:val="24"/>
          </w:rPr>
          <w:br w:type="page"/>
        </w:r>
      </w:del>
    </w:p>
    <w:p w14:paraId="0E5FDC76" w14:textId="77777777" w:rsidR="00DF049C" w:rsidRPr="001F0B56" w:rsidDel="00256F9F" w:rsidRDefault="00DF049C">
      <w:pPr>
        <w:rPr>
          <w:del w:id="1743" w:author="Vikas Kori" w:date="2026-01-12T13:00:00Z" w16du:dateUtc="2026-01-12T07:30:00Z"/>
          <w:rFonts w:cstheme="minorHAnsi"/>
          <w:sz w:val="24"/>
          <w:szCs w:val="24"/>
        </w:rPr>
        <w:pPrChange w:id="1744" w:author="Guduguntla Shivani" w:date="2025-10-08T09:30:00Z" w16du:dateUtc="2025-10-08T04:00:00Z">
          <w:pPr>
            <w:ind w:left="720" w:hanging="672"/>
            <w:jc w:val="both"/>
          </w:pPr>
        </w:pPrChange>
      </w:pPr>
    </w:p>
    <w:p w14:paraId="5776359E" w14:textId="77777777" w:rsidR="005574C8" w:rsidRPr="001F0B56" w:rsidDel="00256F9F" w:rsidRDefault="005574C8" w:rsidP="0064037E">
      <w:pPr>
        <w:pStyle w:val="ListParagraph"/>
        <w:jc w:val="center"/>
        <w:rPr>
          <w:ins w:id="1745" w:author="Guduguntla Shivani" w:date="2025-10-08T11:19:00Z" w16du:dateUtc="2025-10-08T05:49:00Z"/>
          <w:del w:id="1746" w:author="Vikas Kori" w:date="2026-01-12T13:00:00Z" w16du:dateUtc="2026-01-12T07:30:00Z"/>
          <w:rFonts w:cstheme="minorHAnsi"/>
          <w:b/>
          <w:bCs/>
          <w:sz w:val="24"/>
          <w:szCs w:val="24"/>
        </w:rPr>
      </w:pPr>
    </w:p>
    <w:p w14:paraId="54766DCA" w14:textId="77777777" w:rsidR="005574C8" w:rsidRPr="001F0B56" w:rsidDel="00256F9F" w:rsidRDefault="005574C8" w:rsidP="0064037E">
      <w:pPr>
        <w:pStyle w:val="ListParagraph"/>
        <w:jc w:val="center"/>
        <w:rPr>
          <w:ins w:id="1747" w:author="Guduguntla Shivani" w:date="2025-10-08T11:19:00Z" w16du:dateUtc="2025-10-08T05:49:00Z"/>
          <w:del w:id="1748" w:author="Vikas Kori" w:date="2026-01-12T13:00:00Z" w16du:dateUtc="2026-01-12T07:30:00Z"/>
          <w:rFonts w:cstheme="minorHAnsi"/>
          <w:b/>
          <w:bCs/>
          <w:sz w:val="24"/>
          <w:szCs w:val="24"/>
        </w:rPr>
      </w:pPr>
    </w:p>
    <w:p w14:paraId="28E069B5" w14:textId="77777777" w:rsidR="005574C8" w:rsidRPr="001F0B56" w:rsidDel="00256F9F" w:rsidRDefault="005574C8" w:rsidP="0064037E">
      <w:pPr>
        <w:pStyle w:val="ListParagraph"/>
        <w:jc w:val="center"/>
        <w:rPr>
          <w:ins w:id="1749" w:author="Guduguntla Shivani" w:date="2025-10-08T11:19:00Z" w16du:dateUtc="2025-10-08T05:49:00Z"/>
          <w:del w:id="1750" w:author="Vikas Kori" w:date="2026-01-12T13:00:00Z" w16du:dateUtc="2026-01-12T07:30:00Z"/>
          <w:rFonts w:cstheme="minorHAnsi"/>
          <w:b/>
          <w:bCs/>
          <w:sz w:val="24"/>
          <w:szCs w:val="24"/>
        </w:rPr>
      </w:pPr>
    </w:p>
    <w:p w14:paraId="0F8F315F" w14:textId="77777777" w:rsidR="005574C8" w:rsidRPr="001F0B56" w:rsidDel="00256F9F" w:rsidRDefault="005574C8" w:rsidP="0064037E">
      <w:pPr>
        <w:pStyle w:val="ListParagraph"/>
        <w:jc w:val="center"/>
        <w:rPr>
          <w:ins w:id="1751" w:author="Guduguntla Shivani" w:date="2025-10-08T11:19:00Z" w16du:dateUtc="2025-10-08T05:49:00Z"/>
          <w:del w:id="1752" w:author="Vikas Kori" w:date="2026-01-12T13:00:00Z" w16du:dateUtc="2026-01-12T07:30:00Z"/>
          <w:rFonts w:cstheme="minorHAnsi"/>
          <w:b/>
          <w:bCs/>
          <w:sz w:val="24"/>
          <w:szCs w:val="24"/>
        </w:rPr>
      </w:pPr>
    </w:p>
    <w:p w14:paraId="15CB25E1" w14:textId="77777777" w:rsidR="005574C8" w:rsidRPr="00256F9F" w:rsidDel="00256F9F" w:rsidRDefault="005574C8">
      <w:pPr>
        <w:rPr>
          <w:ins w:id="1753" w:author="Guduguntla Shivani" w:date="2025-10-08T11:19:00Z" w16du:dateUtc="2025-10-08T05:49:00Z"/>
          <w:del w:id="1754" w:author="Vikas Kori" w:date="2026-01-12T13:00:00Z" w16du:dateUtc="2026-01-12T07:30:00Z"/>
          <w:rFonts w:cstheme="minorHAnsi"/>
          <w:b/>
          <w:bCs/>
          <w:sz w:val="24"/>
          <w:szCs w:val="24"/>
          <w:rPrChange w:id="1755" w:author="Vikas Kori" w:date="2026-01-12T13:00:00Z" w16du:dateUtc="2026-01-12T07:30:00Z">
            <w:rPr>
              <w:ins w:id="1756" w:author="Guduguntla Shivani" w:date="2025-10-08T11:19:00Z" w16du:dateUtc="2025-10-08T05:49:00Z"/>
              <w:del w:id="1757" w:author="Vikas Kori" w:date="2026-01-12T13:00:00Z" w16du:dateUtc="2026-01-12T07:30:00Z"/>
            </w:rPr>
          </w:rPrChange>
        </w:rPr>
        <w:pPrChange w:id="1758" w:author="Vikas Kori" w:date="2026-01-12T13:00:00Z" w16du:dateUtc="2026-01-12T07:30:00Z">
          <w:pPr>
            <w:pStyle w:val="ListParagraph"/>
            <w:jc w:val="center"/>
          </w:pPr>
        </w:pPrChange>
      </w:pPr>
    </w:p>
    <w:p w14:paraId="4BBECA6B" w14:textId="77777777" w:rsidR="005574C8" w:rsidRPr="00256F9F" w:rsidRDefault="005574C8">
      <w:pPr>
        <w:rPr>
          <w:ins w:id="1759" w:author="Guduguntla Shivani" w:date="2025-10-08T11:19:00Z" w16du:dateUtc="2025-10-08T05:49:00Z"/>
          <w:rFonts w:cstheme="minorHAnsi"/>
          <w:b/>
          <w:bCs/>
          <w:sz w:val="24"/>
          <w:szCs w:val="24"/>
          <w:rPrChange w:id="1760" w:author="Vikas Kori" w:date="2026-01-12T13:00:00Z" w16du:dateUtc="2026-01-12T07:30:00Z">
            <w:rPr>
              <w:ins w:id="1761" w:author="Guduguntla Shivani" w:date="2025-10-08T11:19:00Z" w16du:dateUtc="2025-10-08T05:49:00Z"/>
            </w:rPr>
          </w:rPrChange>
        </w:rPr>
        <w:pPrChange w:id="1762" w:author="Vikas Kori" w:date="2026-01-12T13:00:00Z" w16du:dateUtc="2026-01-12T07:30:00Z">
          <w:pPr>
            <w:pStyle w:val="ListParagraph"/>
            <w:jc w:val="center"/>
          </w:pPr>
        </w:pPrChange>
      </w:pPr>
    </w:p>
    <w:p w14:paraId="38CA6B8D" w14:textId="13C8C824" w:rsidR="0064037E" w:rsidRPr="001F0B56" w:rsidRDefault="009C24EE">
      <w:pPr>
        <w:jc w:val="center"/>
        <w:rPr>
          <w:rFonts w:cstheme="minorHAnsi"/>
          <w:b/>
          <w:bCs/>
          <w:sz w:val="24"/>
          <w:szCs w:val="24"/>
          <w:rPrChange w:id="1763" w:author="Guduguntla Shivani" w:date="2025-10-14T15:47:00Z" w16du:dateUtc="2025-10-14T10:17:00Z">
            <w:rPr/>
          </w:rPrChange>
        </w:rPr>
        <w:pPrChange w:id="1764" w:author="Guduguntla Shivani" w:date="2025-10-14T15:19:00Z" w16du:dateUtc="2025-10-14T09:49:00Z">
          <w:pPr>
            <w:pStyle w:val="ListParagraph"/>
            <w:jc w:val="center"/>
          </w:pPr>
        </w:pPrChange>
      </w:pPr>
      <w:r w:rsidRPr="001F0B56">
        <w:rPr>
          <w:rFonts w:cstheme="minorHAnsi"/>
          <w:b/>
          <w:bCs/>
          <w:sz w:val="24"/>
          <w:szCs w:val="24"/>
          <w:rPrChange w:id="1765" w:author="Guduguntla Shivani" w:date="2025-10-14T15:47:00Z" w16du:dateUtc="2025-10-14T10:17:00Z">
            <w:rPr/>
          </w:rPrChange>
        </w:rPr>
        <w:t>S</w:t>
      </w:r>
      <w:r w:rsidR="0064037E" w:rsidRPr="001F0B56">
        <w:rPr>
          <w:rFonts w:cstheme="minorHAnsi"/>
          <w:b/>
          <w:bCs/>
          <w:sz w:val="24"/>
          <w:szCs w:val="24"/>
          <w:rPrChange w:id="1766" w:author="Guduguntla Shivani" w:date="2025-10-14T15:47:00Z" w16du:dateUtc="2025-10-14T10:17:00Z">
            <w:rPr/>
          </w:rPrChange>
        </w:rPr>
        <w:t xml:space="preserve">ection </w:t>
      </w:r>
      <w:ins w:id="1767" w:author="Guduguntla Shivani" w:date="2025-10-08T11:19:00Z" w16du:dateUtc="2025-10-08T05:49:00Z">
        <w:r w:rsidR="005574C8" w:rsidRPr="001F0B56">
          <w:rPr>
            <w:rFonts w:cstheme="minorHAnsi"/>
            <w:b/>
            <w:bCs/>
            <w:sz w:val="24"/>
            <w:szCs w:val="24"/>
            <w:rPrChange w:id="1768" w:author="Guduguntla Shivani" w:date="2025-10-14T15:47:00Z" w16du:dateUtc="2025-10-14T10:17:00Z">
              <w:rPr/>
            </w:rPrChange>
          </w:rPr>
          <w:t>F</w:t>
        </w:r>
      </w:ins>
      <w:del w:id="1769" w:author="Guduguntla Shivani" w:date="2025-10-08T11:19:00Z" w16du:dateUtc="2025-10-08T05:49:00Z">
        <w:r w:rsidR="00F457D4" w:rsidRPr="001F0B56" w:rsidDel="005574C8">
          <w:rPr>
            <w:rFonts w:cstheme="minorHAnsi"/>
            <w:b/>
            <w:bCs/>
            <w:sz w:val="24"/>
            <w:szCs w:val="24"/>
            <w:rPrChange w:id="1770" w:author="Guduguntla Shivani" w:date="2025-10-14T15:47:00Z" w16du:dateUtc="2025-10-14T10:17:00Z">
              <w:rPr/>
            </w:rPrChange>
          </w:rPr>
          <w:delText>E</w:delText>
        </w:r>
      </w:del>
      <w:r w:rsidR="0064037E" w:rsidRPr="001F0B56">
        <w:rPr>
          <w:rFonts w:cstheme="minorHAnsi"/>
          <w:b/>
          <w:bCs/>
          <w:sz w:val="24"/>
          <w:szCs w:val="24"/>
          <w:rPrChange w:id="1771" w:author="Guduguntla Shivani" w:date="2025-10-14T15:47:00Z" w16du:dateUtc="2025-10-14T10:17:00Z">
            <w:rPr/>
          </w:rPrChange>
        </w:rPr>
        <w:t xml:space="preserve">: Complaints Handling </w:t>
      </w:r>
      <w:ins w:id="1772" w:author="Guduguntla Shivani" w:date="2025-10-08T09:31:00Z" w16du:dateUtc="2025-10-08T04:01:00Z">
        <w:r w:rsidR="00857C8E" w:rsidRPr="001F0B56">
          <w:rPr>
            <w:rFonts w:cstheme="minorHAnsi"/>
            <w:b/>
            <w:bCs/>
            <w:sz w:val="24"/>
            <w:szCs w:val="24"/>
            <w:rPrChange w:id="1773" w:author="Guduguntla Shivani" w:date="2025-10-14T15:47:00Z" w16du:dateUtc="2025-10-14T10:17:00Z">
              <w:rPr/>
            </w:rPrChange>
          </w:rPr>
          <w:t>(Ask only to the Organization that had selected Yes to above question)</w:t>
        </w:r>
      </w:ins>
    </w:p>
    <w:p w14:paraId="055DE1A5" w14:textId="6BD68A7F" w:rsidR="008A5B9C" w:rsidRPr="001F0B56" w:rsidRDefault="00F457D4" w:rsidP="00E95BBF">
      <w:pPr>
        <w:jc w:val="both"/>
        <w:rPr>
          <w:ins w:id="1774" w:author="Guduguntla Shivani" w:date="2025-10-14T15:20:00Z" w16du:dateUtc="2025-10-14T09:50:00Z"/>
          <w:rFonts w:cstheme="minorHAnsi"/>
          <w:sz w:val="24"/>
          <w:szCs w:val="24"/>
        </w:rPr>
      </w:pPr>
      <w:del w:id="1775" w:author="Guduguntla Shivani" w:date="2025-10-08T11:20:00Z" w16du:dateUtc="2025-10-08T05:50:00Z">
        <w:r w:rsidRPr="001F0B56" w:rsidDel="005574C8">
          <w:rPr>
            <w:rFonts w:cstheme="minorHAnsi"/>
            <w:sz w:val="24"/>
            <w:szCs w:val="24"/>
          </w:rPr>
          <w:delText>E</w:delText>
        </w:r>
      </w:del>
      <w:del w:id="1776" w:author="Guduguntla Shivani" w:date="2025-10-14T15:20:00Z" w16du:dateUtc="2025-10-14T09:50:00Z">
        <w:r w:rsidRPr="001F0B56" w:rsidDel="00E95BBF">
          <w:rPr>
            <w:rFonts w:cstheme="minorHAnsi"/>
            <w:sz w:val="24"/>
            <w:szCs w:val="24"/>
          </w:rPr>
          <w:delText>1</w:delText>
        </w:r>
        <w:r w:rsidR="00042581" w:rsidRPr="001F0B56" w:rsidDel="00E95BBF">
          <w:rPr>
            <w:rFonts w:cstheme="minorHAnsi"/>
            <w:sz w:val="24"/>
            <w:szCs w:val="24"/>
          </w:rPr>
          <w:delText>.</w:delText>
        </w:r>
        <w:r w:rsidR="0064037E" w:rsidRPr="001F0B56" w:rsidDel="00E95BBF">
          <w:rPr>
            <w:rFonts w:cstheme="minorHAnsi"/>
            <w:sz w:val="24"/>
            <w:szCs w:val="24"/>
          </w:rPr>
          <w:tab/>
        </w:r>
      </w:del>
      <w:ins w:id="1777" w:author="Guduguntla Shivani" w:date="2025-10-08T09:31:00Z" w16du:dateUtc="2025-10-08T04:01:00Z">
        <w:r w:rsidR="00857C8E" w:rsidRPr="001F0B56">
          <w:rPr>
            <w:rFonts w:cstheme="minorHAnsi"/>
            <w:sz w:val="24"/>
            <w:szCs w:val="24"/>
          </w:rPr>
          <w:t>This section is to understand your satisfaction level based on your experience of handling complaints.</w:t>
        </w:r>
      </w:ins>
      <w:del w:id="1778" w:author="Guduguntla Shivani" w:date="2025-10-08T09:31:00Z" w16du:dateUtc="2025-10-08T04:01:00Z">
        <w:r w:rsidR="008A5B9C" w:rsidRPr="001F0B56" w:rsidDel="00857C8E">
          <w:rPr>
            <w:rFonts w:cstheme="minorHAnsi"/>
            <w:sz w:val="24"/>
            <w:szCs w:val="24"/>
          </w:rPr>
          <w:delText>Please Indicate your level of satisfaction with the following attributes related to Complaints handling</w:delText>
        </w:r>
        <w:r w:rsidR="00B655F2" w:rsidRPr="001F0B56" w:rsidDel="00857C8E">
          <w:rPr>
            <w:rFonts w:cstheme="minorHAnsi"/>
            <w:sz w:val="24"/>
            <w:szCs w:val="24"/>
          </w:rPr>
          <w:delText>.</w:delText>
        </w:r>
      </w:del>
      <w:r w:rsidR="00B655F2" w:rsidRPr="001F0B56">
        <w:rPr>
          <w:rFonts w:cstheme="minorHAnsi"/>
          <w:sz w:val="24"/>
          <w:szCs w:val="24"/>
        </w:rPr>
        <w:t xml:space="preserve"> </w:t>
      </w:r>
      <w:r w:rsidR="008A5B9C" w:rsidRPr="001F0B56">
        <w:rPr>
          <w:rFonts w:cstheme="minorHAnsi"/>
          <w:sz w:val="24"/>
          <w:szCs w:val="24"/>
        </w:rPr>
        <w:t>(SC)</w:t>
      </w:r>
    </w:p>
    <w:p w14:paraId="7A4AF558" w14:textId="3467484B" w:rsidR="00E95BBF" w:rsidRDefault="00E95BBF">
      <w:pPr>
        <w:pStyle w:val="ListParagraph"/>
        <w:numPr>
          <w:ilvl w:val="0"/>
          <w:numId w:val="19"/>
        </w:numPr>
        <w:rPr>
          <w:ins w:id="1779" w:author="Vikas Kori" w:date="2026-01-12T13:01:00Z" w16du:dateUtc="2026-01-12T07:31:00Z"/>
          <w:rFonts w:cstheme="minorHAnsi"/>
          <w:sz w:val="24"/>
          <w:szCs w:val="24"/>
        </w:rPr>
      </w:pPr>
      <w:ins w:id="1780" w:author="Guduguntla Shivani" w:date="2025-10-14T15:21:00Z" w16du:dateUtc="2025-10-14T09:51:00Z">
        <w:r w:rsidRPr="001F0B56">
          <w:rPr>
            <w:rFonts w:cstheme="minorHAnsi"/>
            <w:sz w:val="24"/>
            <w:szCs w:val="24"/>
          </w:rPr>
          <w:t>Ease of logging a complaint</w:t>
        </w:r>
      </w:ins>
    </w:p>
    <w:p w14:paraId="5285CDCD" w14:textId="77777777" w:rsidR="00B63A53" w:rsidRPr="00B63A53" w:rsidRDefault="00B63A53" w:rsidP="00B63A53">
      <w:pPr>
        <w:pStyle w:val="ListParagraph"/>
        <w:numPr>
          <w:ilvl w:val="0"/>
          <w:numId w:val="26"/>
        </w:numPr>
        <w:rPr>
          <w:ins w:id="1781" w:author="Vikas Kori" w:date="2026-01-12T13:01:00Z" w16du:dateUtc="2026-01-12T07:31:00Z"/>
          <w:rFonts w:cstheme="minorHAnsi"/>
          <w:sz w:val="24"/>
          <w:szCs w:val="24"/>
        </w:rPr>
      </w:pPr>
      <w:ins w:id="1782" w:author="Vikas Kori" w:date="2026-01-12T13:01:00Z" w16du:dateUtc="2026-01-12T07:31:00Z">
        <w:r w:rsidRPr="00B63A53">
          <w:rPr>
            <w:rFonts w:cstheme="minorHAnsi"/>
            <w:sz w:val="24"/>
            <w:szCs w:val="24"/>
          </w:rPr>
          <w:t>Very Unsatisfied</w:t>
        </w:r>
      </w:ins>
    </w:p>
    <w:p w14:paraId="7235229D" w14:textId="77777777" w:rsidR="00B63A53" w:rsidRPr="00B63A53" w:rsidRDefault="00B63A53" w:rsidP="00B63A53">
      <w:pPr>
        <w:pStyle w:val="ListParagraph"/>
        <w:numPr>
          <w:ilvl w:val="0"/>
          <w:numId w:val="26"/>
        </w:numPr>
        <w:rPr>
          <w:ins w:id="1783" w:author="Vikas Kori" w:date="2026-01-12T13:01:00Z" w16du:dateUtc="2026-01-12T07:31:00Z"/>
          <w:rFonts w:cstheme="minorHAnsi"/>
          <w:sz w:val="24"/>
          <w:szCs w:val="24"/>
        </w:rPr>
      </w:pPr>
      <w:ins w:id="1784" w:author="Vikas Kori" w:date="2026-01-12T13:01:00Z" w16du:dateUtc="2026-01-12T07:31:00Z">
        <w:r w:rsidRPr="00B63A53">
          <w:rPr>
            <w:rFonts w:cstheme="minorHAnsi"/>
            <w:sz w:val="24"/>
            <w:szCs w:val="24"/>
          </w:rPr>
          <w:t>Unsatisfied</w:t>
        </w:r>
      </w:ins>
    </w:p>
    <w:p w14:paraId="7B7DC583" w14:textId="77777777" w:rsidR="00B63A53" w:rsidRPr="00B63A53" w:rsidRDefault="00B63A53" w:rsidP="00B63A53">
      <w:pPr>
        <w:pStyle w:val="ListParagraph"/>
        <w:numPr>
          <w:ilvl w:val="0"/>
          <w:numId w:val="26"/>
        </w:numPr>
        <w:rPr>
          <w:ins w:id="1785" w:author="Vikas Kori" w:date="2026-01-12T13:01:00Z" w16du:dateUtc="2026-01-12T07:31:00Z"/>
          <w:rFonts w:cstheme="minorHAnsi"/>
          <w:sz w:val="24"/>
          <w:szCs w:val="24"/>
        </w:rPr>
      </w:pPr>
      <w:ins w:id="1786" w:author="Vikas Kori" w:date="2026-01-12T13:01:00Z" w16du:dateUtc="2026-01-12T07:31:00Z">
        <w:r w:rsidRPr="00B63A53">
          <w:rPr>
            <w:rFonts w:cstheme="minorHAnsi"/>
            <w:sz w:val="24"/>
            <w:szCs w:val="24"/>
          </w:rPr>
          <w:t>Moderately Satisfied</w:t>
        </w:r>
      </w:ins>
    </w:p>
    <w:p w14:paraId="230F22C2" w14:textId="77777777" w:rsidR="00B63A53" w:rsidRPr="00B63A53" w:rsidRDefault="00B63A53" w:rsidP="00B63A53">
      <w:pPr>
        <w:pStyle w:val="ListParagraph"/>
        <w:numPr>
          <w:ilvl w:val="0"/>
          <w:numId w:val="26"/>
        </w:numPr>
        <w:rPr>
          <w:ins w:id="1787" w:author="Vikas Kori" w:date="2026-01-12T13:01:00Z" w16du:dateUtc="2026-01-12T07:31:00Z"/>
          <w:rFonts w:cstheme="minorHAnsi"/>
          <w:sz w:val="24"/>
          <w:szCs w:val="24"/>
        </w:rPr>
      </w:pPr>
      <w:ins w:id="1788" w:author="Vikas Kori" w:date="2026-01-12T13:01:00Z" w16du:dateUtc="2026-01-12T07:31:00Z">
        <w:r w:rsidRPr="00B63A53">
          <w:rPr>
            <w:rFonts w:cstheme="minorHAnsi"/>
            <w:sz w:val="24"/>
            <w:szCs w:val="24"/>
          </w:rPr>
          <w:t>Satisfied</w:t>
        </w:r>
      </w:ins>
    </w:p>
    <w:p w14:paraId="16B5432C" w14:textId="77777777" w:rsidR="00B63A53" w:rsidRPr="00B63A53" w:rsidRDefault="00B63A53" w:rsidP="00B63A53">
      <w:pPr>
        <w:pStyle w:val="ListParagraph"/>
        <w:numPr>
          <w:ilvl w:val="0"/>
          <w:numId w:val="26"/>
        </w:numPr>
        <w:rPr>
          <w:ins w:id="1789" w:author="Vikas Kori" w:date="2026-01-12T13:01:00Z" w16du:dateUtc="2026-01-12T07:31:00Z"/>
          <w:rFonts w:cstheme="minorHAnsi"/>
          <w:sz w:val="24"/>
          <w:szCs w:val="24"/>
        </w:rPr>
      </w:pPr>
      <w:ins w:id="1790" w:author="Vikas Kori" w:date="2026-01-12T13:01:00Z" w16du:dateUtc="2026-01-12T07:31:00Z">
        <w:r w:rsidRPr="00B63A53">
          <w:rPr>
            <w:rFonts w:cstheme="minorHAnsi"/>
            <w:sz w:val="24"/>
            <w:szCs w:val="24"/>
          </w:rPr>
          <w:t>Very Satisfied</w:t>
        </w:r>
      </w:ins>
    </w:p>
    <w:p w14:paraId="1C557EDF" w14:textId="77777777" w:rsidR="00B63A53" w:rsidRPr="001F0B56" w:rsidRDefault="00B63A53">
      <w:pPr>
        <w:pStyle w:val="ListParagraph"/>
        <w:ind w:left="1080"/>
        <w:rPr>
          <w:ins w:id="1791" w:author="Guduguntla Shivani" w:date="2025-10-14T15:20:00Z" w16du:dateUtc="2025-10-14T09:50:00Z"/>
          <w:rFonts w:cstheme="minorHAnsi"/>
          <w:sz w:val="24"/>
          <w:szCs w:val="24"/>
        </w:rPr>
        <w:pPrChange w:id="1792" w:author="Vikas Kori" w:date="2026-01-12T13:01:00Z" w16du:dateUtc="2026-01-12T07:31:00Z">
          <w:pPr>
            <w:pStyle w:val="ListParagraph"/>
            <w:numPr>
              <w:numId w:val="18"/>
            </w:numPr>
            <w:ind w:left="360" w:hanging="360"/>
          </w:pPr>
        </w:pPrChange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95BBF" w:rsidRPr="001F0B56" w:rsidDel="00B63A53" w14:paraId="501C24BE" w14:textId="2A116FD4" w:rsidTr="00645B69">
        <w:trPr>
          <w:ins w:id="1793" w:author="Guduguntla Shivani" w:date="2025-10-14T15:20:00Z"/>
          <w:del w:id="1794" w:author="Vikas Kori" w:date="2026-01-12T13:01:00Z"/>
        </w:trPr>
        <w:tc>
          <w:tcPr>
            <w:tcW w:w="2016" w:type="dxa"/>
          </w:tcPr>
          <w:p w14:paraId="28B3287B" w14:textId="58FE8C2F" w:rsidR="00E95BBF" w:rsidRPr="001F0B56" w:rsidDel="00B63A53" w:rsidRDefault="00E95BBF" w:rsidP="00645B69">
            <w:pPr>
              <w:jc w:val="center"/>
              <w:rPr>
                <w:ins w:id="1795" w:author="Guduguntla Shivani" w:date="2025-10-14T15:20:00Z" w16du:dateUtc="2025-10-14T09:50:00Z"/>
                <w:del w:id="1796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797" w:author="Guduguntla Shivani" w:date="2025-10-14T15:20:00Z" w16du:dateUtc="2025-10-14T09:50:00Z">
              <w:del w:id="1798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7C24C5BB" w14:textId="2859AD16" w:rsidR="00E95BBF" w:rsidRPr="001F0B56" w:rsidDel="00B63A53" w:rsidRDefault="00E95BBF" w:rsidP="00645B69">
            <w:pPr>
              <w:jc w:val="center"/>
              <w:rPr>
                <w:ins w:id="1799" w:author="Guduguntla Shivani" w:date="2025-10-14T15:20:00Z" w16du:dateUtc="2025-10-14T09:50:00Z"/>
                <w:del w:id="1800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01" w:author="Guduguntla Shivani" w:date="2025-10-14T15:20:00Z" w16du:dateUtc="2025-10-14T09:50:00Z">
              <w:del w:id="1802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29C288FA" w14:textId="46322208" w:rsidR="00E95BBF" w:rsidRPr="001F0B56" w:rsidDel="00B63A53" w:rsidRDefault="00E95BBF" w:rsidP="00645B69">
            <w:pPr>
              <w:jc w:val="center"/>
              <w:rPr>
                <w:ins w:id="1803" w:author="Guduguntla Shivani" w:date="2025-10-14T15:20:00Z" w16du:dateUtc="2025-10-14T09:50:00Z"/>
                <w:del w:id="1804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05" w:author="Guduguntla Shivani" w:date="2025-10-14T15:20:00Z" w16du:dateUtc="2025-10-14T09:50:00Z">
              <w:del w:id="1806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270DA3FB" w14:textId="05400B04" w:rsidR="00E95BBF" w:rsidRPr="001F0B56" w:rsidDel="00B63A53" w:rsidRDefault="00E95BBF" w:rsidP="00645B69">
            <w:pPr>
              <w:jc w:val="center"/>
              <w:rPr>
                <w:ins w:id="1807" w:author="Guduguntla Shivani" w:date="2025-10-14T15:20:00Z" w16du:dateUtc="2025-10-14T09:50:00Z"/>
                <w:del w:id="1808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09" w:author="Guduguntla Shivani" w:date="2025-10-14T15:20:00Z" w16du:dateUtc="2025-10-14T09:50:00Z">
              <w:del w:id="1810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5158A0C2" w14:textId="06A604C3" w:rsidR="00E95BBF" w:rsidRPr="001F0B56" w:rsidDel="00B63A53" w:rsidRDefault="00E95BBF" w:rsidP="00645B69">
            <w:pPr>
              <w:jc w:val="center"/>
              <w:rPr>
                <w:ins w:id="1811" w:author="Guduguntla Shivani" w:date="2025-10-14T15:20:00Z" w16du:dateUtc="2025-10-14T09:50:00Z"/>
                <w:del w:id="1812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13" w:author="Guduguntla Shivani" w:date="2025-10-14T15:20:00Z" w16du:dateUtc="2025-10-14T09:50:00Z">
              <w:del w:id="1814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E95BBF" w:rsidRPr="001F0B56" w:rsidDel="00B63A53" w14:paraId="77169E60" w14:textId="73F4E60B" w:rsidTr="00645B69">
        <w:trPr>
          <w:ins w:id="1815" w:author="Guduguntla Shivani" w:date="2025-10-14T15:20:00Z"/>
          <w:del w:id="1816" w:author="Vikas Kori" w:date="2026-01-12T13:01:00Z"/>
        </w:trPr>
        <w:tc>
          <w:tcPr>
            <w:tcW w:w="2016" w:type="dxa"/>
            <w:vAlign w:val="center"/>
          </w:tcPr>
          <w:p w14:paraId="62BA66F0" w14:textId="4DF398D7" w:rsidR="00E95BBF" w:rsidRPr="001F0B56" w:rsidDel="00B63A53" w:rsidRDefault="00E95BBF" w:rsidP="00645B69">
            <w:pPr>
              <w:jc w:val="center"/>
              <w:rPr>
                <w:ins w:id="1817" w:author="Guduguntla Shivani" w:date="2025-10-14T15:20:00Z" w16du:dateUtc="2025-10-14T09:50:00Z"/>
                <w:del w:id="1818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19" w:author="Guduguntla Shivani" w:date="2025-10-14T15:20:00Z" w16du:dateUtc="2025-10-14T09:50:00Z">
              <w:del w:id="1820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40BDDD4" w14:textId="1CF2AD36" w:rsidR="00E95BBF" w:rsidRPr="001F0B56" w:rsidDel="00B63A53" w:rsidRDefault="00E95BBF" w:rsidP="00645B69">
            <w:pPr>
              <w:jc w:val="center"/>
              <w:rPr>
                <w:ins w:id="1821" w:author="Guduguntla Shivani" w:date="2025-10-14T15:20:00Z" w16du:dateUtc="2025-10-14T09:50:00Z"/>
                <w:del w:id="1822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23" w:author="Guduguntla Shivani" w:date="2025-10-14T15:20:00Z" w16du:dateUtc="2025-10-14T09:50:00Z">
              <w:del w:id="1824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7649E348" w14:textId="01A3A022" w:rsidR="00E95BBF" w:rsidRPr="001F0B56" w:rsidDel="00B63A53" w:rsidRDefault="00E95BBF" w:rsidP="00645B69">
            <w:pPr>
              <w:jc w:val="center"/>
              <w:rPr>
                <w:ins w:id="1825" w:author="Guduguntla Shivani" w:date="2025-10-14T15:20:00Z" w16du:dateUtc="2025-10-14T09:50:00Z"/>
                <w:del w:id="1826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27" w:author="Guduguntla Shivani" w:date="2025-10-14T15:20:00Z" w16du:dateUtc="2025-10-14T09:50:00Z">
              <w:del w:id="1828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BA1361F" w14:textId="0A837F85" w:rsidR="00E95BBF" w:rsidRPr="001F0B56" w:rsidDel="00B63A53" w:rsidRDefault="00E95BBF" w:rsidP="00645B69">
            <w:pPr>
              <w:jc w:val="center"/>
              <w:rPr>
                <w:ins w:id="1829" w:author="Guduguntla Shivani" w:date="2025-10-14T15:20:00Z" w16du:dateUtc="2025-10-14T09:50:00Z"/>
                <w:del w:id="1830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31" w:author="Guduguntla Shivani" w:date="2025-10-14T15:20:00Z" w16du:dateUtc="2025-10-14T09:50:00Z">
              <w:del w:id="1832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42A60B91" w14:textId="6788536A" w:rsidR="00E95BBF" w:rsidRPr="001F0B56" w:rsidDel="00B63A53" w:rsidRDefault="00E95BBF" w:rsidP="00645B69">
            <w:pPr>
              <w:jc w:val="center"/>
              <w:rPr>
                <w:ins w:id="1833" w:author="Guduguntla Shivani" w:date="2025-10-14T15:20:00Z" w16du:dateUtc="2025-10-14T09:50:00Z"/>
                <w:del w:id="1834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35" w:author="Guduguntla Shivani" w:date="2025-10-14T15:20:00Z" w16du:dateUtc="2025-10-14T09:50:00Z">
              <w:del w:id="1836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39C6CDE0" w14:textId="77777777" w:rsidR="00E95BBF" w:rsidRPr="001F0B56" w:rsidRDefault="00E95BBF" w:rsidP="00E95BBF">
      <w:pPr>
        <w:pStyle w:val="ListParagraph"/>
        <w:tabs>
          <w:tab w:val="left" w:pos="1260"/>
        </w:tabs>
        <w:ind w:left="0"/>
        <w:rPr>
          <w:ins w:id="1837" w:author="Guduguntla Shivani" w:date="2025-10-14T15:20:00Z" w16du:dateUtc="2025-10-14T09:50:00Z"/>
        </w:rPr>
      </w:pPr>
    </w:p>
    <w:p w14:paraId="1AD4CDBD" w14:textId="32FF4A26" w:rsidR="00E95BBF" w:rsidRPr="00B63A53" w:rsidRDefault="00E95BBF">
      <w:pPr>
        <w:pStyle w:val="ListParagraph"/>
        <w:numPr>
          <w:ilvl w:val="0"/>
          <w:numId w:val="19"/>
        </w:numPr>
        <w:rPr>
          <w:ins w:id="1838" w:author="Vikas Kori" w:date="2026-01-12T13:01:00Z" w16du:dateUtc="2026-01-12T07:31:00Z"/>
          <w:rFonts w:cstheme="minorHAnsi"/>
          <w:sz w:val="24"/>
          <w:szCs w:val="24"/>
          <w:lang w:val="en-US"/>
          <w:rPrChange w:id="1839" w:author="Vikas Kori" w:date="2026-01-12T13:01:00Z" w16du:dateUtc="2026-01-12T07:31:00Z">
            <w:rPr>
              <w:ins w:id="1840" w:author="Vikas Kori" w:date="2026-01-12T13:01:00Z" w16du:dateUtc="2026-01-12T07:31:00Z"/>
              <w:rFonts w:cstheme="minorHAnsi"/>
              <w:sz w:val="24"/>
              <w:szCs w:val="24"/>
            </w:rPr>
          </w:rPrChange>
        </w:rPr>
      </w:pPr>
      <w:ins w:id="1841" w:author="Guduguntla Shivani" w:date="2025-10-14T15:21:00Z" w16du:dateUtc="2025-10-14T09:51:00Z">
        <w:r w:rsidRPr="001F0B56">
          <w:rPr>
            <w:rFonts w:cstheme="minorHAnsi"/>
            <w:sz w:val="24"/>
            <w:szCs w:val="24"/>
          </w:rPr>
          <w:t>Complaint resolution time</w:t>
        </w:r>
      </w:ins>
    </w:p>
    <w:p w14:paraId="66C32FDA" w14:textId="77777777" w:rsidR="00B63A53" w:rsidRPr="00B63A53" w:rsidRDefault="00B63A53" w:rsidP="00B63A53">
      <w:pPr>
        <w:pStyle w:val="ListParagraph"/>
        <w:numPr>
          <w:ilvl w:val="0"/>
          <w:numId w:val="27"/>
        </w:numPr>
        <w:rPr>
          <w:ins w:id="1842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843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Very Unsatisfied</w:t>
        </w:r>
      </w:ins>
    </w:p>
    <w:p w14:paraId="690FB33B" w14:textId="77777777" w:rsidR="00B63A53" w:rsidRPr="00B63A53" w:rsidRDefault="00B63A53" w:rsidP="00B63A53">
      <w:pPr>
        <w:pStyle w:val="ListParagraph"/>
        <w:numPr>
          <w:ilvl w:val="0"/>
          <w:numId w:val="27"/>
        </w:numPr>
        <w:rPr>
          <w:ins w:id="1844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845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Unsatisfied</w:t>
        </w:r>
      </w:ins>
    </w:p>
    <w:p w14:paraId="1A5BD400" w14:textId="77777777" w:rsidR="00B63A53" w:rsidRPr="00B63A53" w:rsidRDefault="00B63A53" w:rsidP="00B63A53">
      <w:pPr>
        <w:pStyle w:val="ListParagraph"/>
        <w:numPr>
          <w:ilvl w:val="0"/>
          <w:numId w:val="27"/>
        </w:numPr>
        <w:rPr>
          <w:ins w:id="1846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847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Moderately Satisfied</w:t>
        </w:r>
      </w:ins>
    </w:p>
    <w:p w14:paraId="4FE0B740" w14:textId="77777777" w:rsidR="00B63A53" w:rsidRPr="00B63A53" w:rsidRDefault="00B63A53" w:rsidP="00B63A53">
      <w:pPr>
        <w:pStyle w:val="ListParagraph"/>
        <w:numPr>
          <w:ilvl w:val="0"/>
          <w:numId w:val="27"/>
        </w:numPr>
        <w:rPr>
          <w:ins w:id="1848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849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Satisfied</w:t>
        </w:r>
      </w:ins>
    </w:p>
    <w:p w14:paraId="4BC5E88C" w14:textId="4A64BC0D" w:rsidR="00B63A53" w:rsidRPr="00B63A53" w:rsidRDefault="00B63A53">
      <w:pPr>
        <w:pStyle w:val="ListParagraph"/>
        <w:numPr>
          <w:ilvl w:val="0"/>
          <w:numId w:val="27"/>
        </w:numPr>
        <w:rPr>
          <w:ins w:id="1850" w:author="Guduguntla Shivani" w:date="2025-10-14T15:20:00Z" w16du:dateUtc="2025-10-14T09:50:00Z"/>
          <w:rFonts w:cstheme="minorHAnsi"/>
          <w:sz w:val="24"/>
          <w:szCs w:val="24"/>
          <w:lang w:val="en-US"/>
          <w:rPrChange w:id="1851" w:author="Vikas Kori" w:date="2026-01-12T13:01:00Z" w16du:dateUtc="2026-01-12T07:31:00Z">
            <w:rPr>
              <w:ins w:id="1852" w:author="Guduguntla Shivani" w:date="2025-10-14T15:20:00Z" w16du:dateUtc="2025-10-14T09:50:00Z"/>
              <w:lang w:val="en-US"/>
            </w:rPr>
          </w:rPrChange>
        </w:rPr>
        <w:pPrChange w:id="1853" w:author="Vikas Kori" w:date="2026-01-12T13:01:00Z" w16du:dateUtc="2026-01-12T07:31:00Z">
          <w:pPr>
            <w:pStyle w:val="ListParagraph"/>
            <w:numPr>
              <w:numId w:val="18"/>
            </w:numPr>
            <w:ind w:left="360" w:hanging="360"/>
          </w:pPr>
        </w:pPrChange>
      </w:pPr>
      <w:ins w:id="1854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95BBF" w:rsidRPr="001F0B56" w:rsidDel="00B63A53" w14:paraId="6F98237B" w14:textId="2ED755FA" w:rsidTr="00645B69">
        <w:trPr>
          <w:ins w:id="1855" w:author="Guduguntla Shivani" w:date="2025-10-14T15:20:00Z"/>
          <w:del w:id="1856" w:author="Vikas Kori" w:date="2026-01-12T13:01:00Z"/>
        </w:trPr>
        <w:tc>
          <w:tcPr>
            <w:tcW w:w="2016" w:type="dxa"/>
          </w:tcPr>
          <w:p w14:paraId="70E58A73" w14:textId="34341744" w:rsidR="00E95BBF" w:rsidRPr="001F0B56" w:rsidDel="00B63A53" w:rsidRDefault="00E95BBF" w:rsidP="00645B69">
            <w:pPr>
              <w:jc w:val="center"/>
              <w:rPr>
                <w:ins w:id="1857" w:author="Guduguntla Shivani" w:date="2025-10-14T15:20:00Z" w16du:dateUtc="2025-10-14T09:50:00Z"/>
                <w:del w:id="1858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59" w:author="Guduguntla Shivani" w:date="2025-10-14T15:20:00Z" w16du:dateUtc="2025-10-14T09:50:00Z">
              <w:del w:id="1860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30FD3FDC" w14:textId="78142038" w:rsidR="00E95BBF" w:rsidRPr="001F0B56" w:rsidDel="00B63A53" w:rsidRDefault="00E95BBF" w:rsidP="00645B69">
            <w:pPr>
              <w:jc w:val="center"/>
              <w:rPr>
                <w:ins w:id="1861" w:author="Guduguntla Shivani" w:date="2025-10-14T15:20:00Z" w16du:dateUtc="2025-10-14T09:50:00Z"/>
                <w:del w:id="1862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63" w:author="Guduguntla Shivani" w:date="2025-10-14T15:20:00Z" w16du:dateUtc="2025-10-14T09:50:00Z">
              <w:del w:id="1864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7E87ABEA" w14:textId="1F57E133" w:rsidR="00E95BBF" w:rsidRPr="001F0B56" w:rsidDel="00B63A53" w:rsidRDefault="00E95BBF" w:rsidP="00645B69">
            <w:pPr>
              <w:jc w:val="center"/>
              <w:rPr>
                <w:ins w:id="1865" w:author="Guduguntla Shivani" w:date="2025-10-14T15:20:00Z" w16du:dateUtc="2025-10-14T09:50:00Z"/>
                <w:del w:id="1866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67" w:author="Guduguntla Shivani" w:date="2025-10-14T15:20:00Z" w16du:dateUtc="2025-10-14T09:50:00Z">
              <w:del w:id="1868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35DB3DC6" w14:textId="53FF2921" w:rsidR="00E95BBF" w:rsidRPr="001F0B56" w:rsidDel="00B63A53" w:rsidRDefault="00E95BBF" w:rsidP="00645B69">
            <w:pPr>
              <w:jc w:val="center"/>
              <w:rPr>
                <w:ins w:id="1869" w:author="Guduguntla Shivani" w:date="2025-10-14T15:20:00Z" w16du:dateUtc="2025-10-14T09:50:00Z"/>
                <w:del w:id="1870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71" w:author="Guduguntla Shivani" w:date="2025-10-14T15:20:00Z" w16du:dateUtc="2025-10-14T09:50:00Z">
              <w:del w:id="1872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36DDA1E2" w14:textId="7F16F58E" w:rsidR="00E95BBF" w:rsidRPr="001F0B56" w:rsidDel="00B63A53" w:rsidRDefault="00E95BBF" w:rsidP="00645B69">
            <w:pPr>
              <w:jc w:val="center"/>
              <w:rPr>
                <w:ins w:id="1873" w:author="Guduguntla Shivani" w:date="2025-10-14T15:20:00Z" w16du:dateUtc="2025-10-14T09:50:00Z"/>
                <w:del w:id="1874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75" w:author="Guduguntla Shivani" w:date="2025-10-14T15:20:00Z" w16du:dateUtc="2025-10-14T09:50:00Z">
              <w:del w:id="1876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E95BBF" w:rsidRPr="001F0B56" w:rsidDel="00B63A53" w14:paraId="4AA6F729" w14:textId="191AA431" w:rsidTr="00645B69">
        <w:trPr>
          <w:ins w:id="1877" w:author="Guduguntla Shivani" w:date="2025-10-14T15:20:00Z"/>
          <w:del w:id="1878" w:author="Vikas Kori" w:date="2026-01-12T13:01:00Z"/>
        </w:trPr>
        <w:tc>
          <w:tcPr>
            <w:tcW w:w="2016" w:type="dxa"/>
            <w:vAlign w:val="center"/>
          </w:tcPr>
          <w:p w14:paraId="3A96115B" w14:textId="1EBB821B" w:rsidR="00E95BBF" w:rsidRPr="001F0B56" w:rsidDel="00B63A53" w:rsidRDefault="00E95BBF" w:rsidP="00645B69">
            <w:pPr>
              <w:jc w:val="center"/>
              <w:rPr>
                <w:ins w:id="1879" w:author="Guduguntla Shivani" w:date="2025-10-14T15:20:00Z" w16du:dateUtc="2025-10-14T09:50:00Z"/>
                <w:del w:id="1880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81" w:author="Guduguntla Shivani" w:date="2025-10-14T15:20:00Z" w16du:dateUtc="2025-10-14T09:50:00Z">
              <w:del w:id="1882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A24AAA6" w14:textId="7C8062C1" w:rsidR="00E95BBF" w:rsidRPr="001F0B56" w:rsidDel="00B63A53" w:rsidRDefault="00E95BBF" w:rsidP="00645B69">
            <w:pPr>
              <w:jc w:val="center"/>
              <w:rPr>
                <w:ins w:id="1883" w:author="Guduguntla Shivani" w:date="2025-10-14T15:20:00Z" w16du:dateUtc="2025-10-14T09:50:00Z"/>
                <w:del w:id="1884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85" w:author="Guduguntla Shivani" w:date="2025-10-14T15:20:00Z" w16du:dateUtc="2025-10-14T09:50:00Z">
              <w:del w:id="1886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BB36CEF" w14:textId="5999A223" w:rsidR="00E95BBF" w:rsidRPr="001F0B56" w:rsidDel="00B63A53" w:rsidRDefault="00E95BBF" w:rsidP="00645B69">
            <w:pPr>
              <w:jc w:val="center"/>
              <w:rPr>
                <w:ins w:id="1887" w:author="Guduguntla Shivani" w:date="2025-10-14T15:20:00Z" w16du:dateUtc="2025-10-14T09:50:00Z"/>
                <w:del w:id="1888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89" w:author="Guduguntla Shivani" w:date="2025-10-14T15:20:00Z" w16du:dateUtc="2025-10-14T09:50:00Z">
              <w:del w:id="1890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0D66E35F" w14:textId="46480EB2" w:rsidR="00E95BBF" w:rsidRPr="001F0B56" w:rsidDel="00B63A53" w:rsidRDefault="00E95BBF" w:rsidP="00645B69">
            <w:pPr>
              <w:jc w:val="center"/>
              <w:rPr>
                <w:ins w:id="1891" w:author="Guduguntla Shivani" w:date="2025-10-14T15:20:00Z" w16du:dateUtc="2025-10-14T09:50:00Z"/>
                <w:del w:id="1892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93" w:author="Guduguntla Shivani" w:date="2025-10-14T15:20:00Z" w16du:dateUtc="2025-10-14T09:50:00Z">
              <w:del w:id="1894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3F2D5F1F" w14:textId="28C4987C" w:rsidR="00E95BBF" w:rsidRPr="001F0B56" w:rsidDel="00B63A53" w:rsidRDefault="00E95BBF" w:rsidP="00645B69">
            <w:pPr>
              <w:jc w:val="center"/>
              <w:rPr>
                <w:ins w:id="1895" w:author="Guduguntla Shivani" w:date="2025-10-14T15:20:00Z" w16du:dateUtc="2025-10-14T09:50:00Z"/>
                <w:del w:id="1896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897" w:author="Guduguntla Shivani" w:date="2025-10-14T15:20:00Z" w16du:dateUtc="2025-10-14T09:50:00Z">
              <w:del w:id="1898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0264C401" w14:textId="77777777" w:rsidR="00E95BBF" w:rsidRPr="001F0B56" w:rsidRDefault="00E95BBF" w:rsidP="00E95BBF">
      <w:pPr>
        <w:spacing w:after="0"/>
        <w:rPr>
          <w:ins w:id="1899" w:author="Guduguntla Shivani" w:date="2025-10-14T15:20:00Z" w16du:dateUtc="2025-10-14T09:50:00Z"/>
          <w:rFonts w:cstheme="minorHAnsi"/>
          <w:sz w:val="24"/>
          <w:szCs w:val="24"/>
        </w:rPr>
      </w:pPr>
    </w:p>
    <w:p w14:paraId="6EC00140" w14:textId="11FDB334" w:rsidR="00E95BBF" w:rsidRPr="00B63A53" w:rsidRDefault="00E95BBF">
      <w:pPr>
        <w:pStyle w:val="ListParagraph"/>
        <w:numPr>
          <w:ilvl w:val="0"/>
          <w:numId w:val="19"/>
        </w:numPr>
        <w:rPr>
          <w:ins w:id="1900" w:author="Vikas Kori" w:date="2026-01-12T13:01:00Z" w16du:dateUtc="2026-01-12T07:31:00Z"/>
          <w:rFonts w:cstheme="minorHAnsi"/>
          <w:sz w:val="24"/>
          <w:szCs w:val="24"/>
          <w:lang w:val="en-US"/>
          <w:rPrChange w:id="1901" w:author="Vikas Kori" w:date="2026-01-12T13:01:00Z" w16du:dateUtc="2026-01-12T07:31:00Z">
            <w:rPr>
              <w:ins w:id="1902" w:author="Vikas Kori" w:date="2026-01-12T13:01:00Z" w16du:dateUtc="2026-01-12T07:31:00Z"/>
              <w:rFonts w:cstheme="minorHAnsi"/>
              <w:sz w:val="24"/>
              <w:szCs w:val="24"/>
            </w:rPr>
          </w:rPrChange>
        </w:rPr>
      </w:pPr>
      <w:ins w:id="1903" w:author="Guduguntla Shivani" w:date="2025-10-14T15:21:00Z" w16du:dateUtc="2025-10-14T09:51:00Z">
        <w:r w:rsidRPr="001F0B56">
          <w:rPr>
            <w:rFonts w:cstheme="minorHAnsi"/>
            <w:sz w:val="24"/>
            <w:szCs w:val="24"/>
          </w:rPr>
          <w:t>Ability to provide a satisfactory solution</w:t>
        </w:r>
      </w:ins>
    </w:p>
    <w:p w14:paraId="7DC6CFE2" w14:textId="77777777" w:rsidR="00B63A53" w:rsidRPr="00B63A53" w:rsidRDefault="00B63A53" w:rsidP="00B63A53">
      <w:pPr>
        <w:pStyle w:val="ListParagraph"/>
        <w:numPr>
          <w:ilvl w:val="0"/>
          <w:numId w:val="28"/>
        </w:numPr>
        <w:rPr>
          <w:ins w:id="1904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05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Very Unsatisfied</w:t>
        </w:r>
      </w:ins>
    </w:p>
    <w:p w14:paraId="4F22102E" w14:textId="77777777" w:rsidR="00B63A53" w:rsidRPr="00B63A53" w:rsidRDefault="00B63A53" w:rsidP="00B63A53">
      <w:pPr>
        <w:pStyle w:val="ListParagraph"/>
        <w:numPr>
          <w:ilvl w:val="0"/>
          <w:numId w:val="28"/>
        </w:numPr>
        <w:rPr>
          <w:ins w:id="1906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07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Unsatisfied</w:t>
        </w:r>
      </w:ins>
    </w:p>
    <w:p w14:paraId="68D390F2" w14:textId="77777777" w:rsidR="00B63A53" w:rsidRPr="00B63A53" w:rsidRDefault="00B63A53" w:rsidP="00B63A53">
      <w:pPr>
        <w:pStyle w:val="ListParagraph"/>
        <w:numPr>
          <w:ilvl w:val="0"/>
          <w:numId w:val="28"/>
        </w:numPr>
        <w:rPr>
          <w:ins w:id="1908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09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Moderately Satisfied</w:t>
        </w:r>
      </w:ins>
    </w:p>
    <w:p w14:paraId="176C84C2" w14:textId="77777777" w:rsidR="00B63A53" w:rsidRPr="00B63A53" w:rsidRDefault="00B63A53" w:rsidP="00B63A53">
      <w:pPr>
        <w:pStyle w:val="ListParagraph"/>
        <w:numPr>
          <w:ilvl w:val="0"/>
          <w:numId w:val="28"/>
        </w:numPr>
        <w:rPr>
          <w:ins w:id="1910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11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Satisfied</w:t>
        </w:r>
      </w:ins>
    </w:p>
    <w:p w14:paraId="392DCF15" w14:textId="77777777" w:rsidR="00B63A53" w:rsidRPr="00B63A53" w:rsidRDefault="00B63A53" w:rsidP="00B63A53">
      <w:pPr>
        <w:pStyle w:val="ListParagraph"/>
        <w:numPr>
          <w:ilvl w:val="0"/>
          <w:numId w:val="28"/>
        </w:numPr>
        <w:rPr>
          <w:ins w:id="1912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13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Very Satisfied</w:t>
        </w:r>
      </w:ins>
    </w:p>
    <w:p w14:paraId="0A3AD0D8" w14:textId="3DFD44E1" w:rsidR="00B63A53" w:rsidRPr="001F0B56" w:rsidRDefault="00B63A53">
      <w:pPr>
        <w:pStyle w:val="ListParagraph"/>
        <w:ind w:left="1080"/>
        <w:rPr>
          <w:ins w:id="1914" w:author="Guduguntla Shivani" w:date="2025-10-14T15:20:00Z" w16du:dateUtc="2025-10-14T09:50:00Z"/>
          <w:rFonts w:cstheme="minorHAnsi"/>
          <w:sz w:val="24"/>
          <w:szCs w:val="24"/>
          <w:lang w:val="en-US"/>
        </w:rPr>
        <w:pPrChange w:id="1915" w:author="Vikas Kori" w:date="2026-01-12T13:01:00Z" w16du:dateUtc="2026-01-12T07:31:00Z">
          <w:pPr>
            <w:pStyle w:val="ListParagraph"/>
            <w:numPr>
              <w:numId w:val="18"/>
            </w:numPr>
            <w:ind w:left="360" w:hanging="360"/>
          </w:pPr>
        </w:pPrChange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95BBF" w:rsidRPr="001F0B56" w:rsidDel="00B63A53" w14:paraId="406B1618" w14:textId="31C828A2" w:rsidTr="00645B69">
        <w:trPr>
          <w:ins w:id="1916" w:author="Guduguntla Shivani" w:date="2025-10-14T15:20:00Z"/>
          <w:del w:id="1917" w:author="Vikas Kori" w:date="2026-01-12T13:01:00Z"/>
        </w:trPr>
        <w:tc>
          <w:tcPr>
            <w:tcW w:w="2016" w:type="dxa"/>
          </w:tcPr>
          <w:p w14:paraId="56FCD881" w14:textId="5009FC54" w:rsidR="00E95BBF" w:rsidRPr="001F0B56" w:rsidDel="00B63A53" w:rsidRDefault="00E95BBF" w:rsidP="00645B69">
            <w:pPr>
              <w:jc w:val="center"/>
              <w:rPr>
                <w:ins w:id="1918" w:author="Guduguntla Shivani" w:date="2025-10-14T15:20:00Z" w16du:dateUtc="2025-10-14T09:50:00Z"/>
                <w:del w:id="1919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20" w:author="Guduguntla Shivani" w:date="2025-10-14T15:20:00Z" w16du:dateUtc="2025-10-14T09:50:00Z">
              <w:del w:id="1921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3D0ABF21" w14:textId="7747E4CB" w:rsidR="00E95BBF" w:rsidRPr="001F0B56" w:rsidDel="00B63A53" w:rsidRDefault="00E95BBF" w:rsidP="00645B69">
            <w:pPr>
              <w:jc w:val="center"/>
              <w:rPr>
                <w:ins w:id="1922" w:author="Guduguntla Shivani" w:date="2025-10-14T15:20:00Z" w16du:dateUtc="2025-10-14T09:50:00Z"/>
                <w:del w:id="1923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24" w:author="Guduguntla Shivani" w:date="2025-10-14T15:20:00Z" w16du:dateUtc="2025-10-14T09:50:00Z">
              <w:del w:id="1925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60532EE7" w14:textId="4162ED40" w:rsidR="00E95BBF" w:rsidRPr="001F0B56" w:rsidDel="00B63A53" w:rsidRDefault="00E95BBF" w:rsidP="00645B69">
            <w:pPr>
              <w:jc w:val="center"/>
              <w:rPr>
                <w:ins w:id="1926" w:author="Guduguntla Shivani" w:date="2025-10-14T15:20:00Z" w16du:dateUtc="2025-10-14T09:50:00Z"/>
                <w:del w:id="1927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28" w:author="Guduguntla Shivani" w:date="2025-10-14T15:20:00Z" w16du:dateUtc="2025-10-14T09:50:00Z">
              <w:del w:id="1929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723B2C8E" w14:textId="798E46EE" w:rsidR="00E95BBF" w:rsidRPr="001F0B56" w:rsidDel="00B63A53" w:rsidRDefault="00E95BBF" w:rsidP="00645B69">
            <w:pPr>
              <w:jc w:val="center"/>
              <w:rPr>
                <w:ins w:id="1930" w:author="Guduguntla Shivani" w:date="2025-10-14T15:20:00Z" w16du:dateUtc="2025-10-14T09:50:00Z"/>
                <w:del w:id="1931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32" w:author="Guduguntla Shivani" w:date="2025-10-14T15:20:00Z" w16du:dateUtc="2025-10-14T09:50:00Z">
              <w:del w:id="1933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63293F37" w14:textId="67F4B4C7" w:rsidR="00E95BBF" w:rsidRPr="001F0B56" w:rsidDel="00B63A53" w:rsidRDefault="00E95BBF" w:rsidP="00645B69">
            <w:pPr>
              <w:jc w:val="center"/>
              <w:rPr>
                <w:ins w:id="1934" w:author="Guduguntla Shivani" w:date="2025-10-14T15:20:00Z" w16du:dateUtc="2025-10-14T09:50:00Z"/>
                <w:del w:id="1935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36" w:author="Guduguntla Shivani" w:date="2025-10-14T15:20:00Z" w16du:dateUtc="2025-10-14T09:50:00Z">
              <w:del w:id="1937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E95BBF" w:rsidRPr="001F0B56" w:rsidDel="00B63A53" w14:paraId="0AAE3EDA" w14:textId="3B45474A" w:rsidTr="00645B69">
        <w:trPr>
          <w:ins w:id="1938" w:author="Guduguntla Shivani" w:date="2025-10-14T15:20:00Z"/>
          <w:del w:id="1939" w:author="Vikas Kori" w:date="2026-01-12T13:01:00Z"/>
        </w:trPr>
        <w:tc>
          <w:tcPr>
            <w:tcW w:w="2016" w:type="dxa"/>
            <w:vAlign w:val="center"/>
          </w:tcPr>
          <w:p w14:paraId="673B6CE2" w14:textId="2F2193D1" w:rsidR="00E95BBF" w:rsidRPr="001F0B56" w:rsidDel="00B63A53" w:rsidRDefault="00E95BBF" w:rsidP="00645B69">
            <w:pPr>
              <w:jc w:val="center"/>
              <w:rPr>
                <w:ins w:id="1940" w:author="Guduguntla Shivani" w:date="2025-10-14T15:20:00Z" w16du:dateUtc="2025-10-14T09:50:00Z"/>
                <w:del w:id="1941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42" w:author="Guduguntla Shivani" w:date="2025-10-14T15:20:00Z" w16du:dateUtc="2025-10-14T09:50:00Z">
              <w:del w:id="1943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DCD15F5" w14:textId="7FDA421D" w:rsidR="00E95BBF" w:rsidRPr="001F0B56" w:rsidDel="00B63A53" w:rsidRDefault="00E95BBF" w:rsidP="00645B69">
            <w:pPr>
              <w:jc w:val="center"/>
              <w:rPr>
                <w:ins w:id="1944" w:author="Guduguntla Shivani" w:date="2025-10-14T15:20:00Z" w16du:dateUtc="2025-10-14T09:50:00Z"/>
                <w:del w:id="1945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46" w:author="Guduguntla Shivani" w:date="2025-10-14T15:20:00Z" w16du:dateUtc="2025-10-14T09:50:00Z">
              <w:del w:id="1947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FD03B82" w14:textId="46A3AE26" w:rsidR="00E95BBF" w:rsidRPr="001F0B56" w:rsidDel="00B63A53" w:rsidRDefault="00E95BBF" w:rsidP="00645B69">
            <w:pPr>
              <w:jc w:val="center"/>
              <w:rPr>
                <w:ins w:id="1948" w:author="Guduguntla Shivani" w:date="2025-10-14T15:20:00Z" w16du:dateUtc="2025-10-14T09:50:00Z"/>
                <w:del w:id="1949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50" w:author="Guduguntla Shivani" w:date="2025-10-14T15:20:00Z" w16du:dateUtc="2025-10-14T09:50:00Z">
              <w:del w:id="1951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287CC76" w14:textId="513E6B75" w:rsidR="00E95BBF" w:rsidRPr="001F0B56" w:rsidDel="00B63A53" w:rsidRDefault="00E95BBF" w:rsidP="00645B69">
            <w:pPr>
              <w:jc w:val="center"/>
              <w:rPr>
                <w:ins w:id="1952" w:author="Guduguntla Shivani" w:date="2025-10-14T15:20:00Z" w16du:dateUtc="2025-10-14T09:50:00Z"/>
                <w:del w:id="1953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54" w:author="Guduguntla Shivani" w:date="2025-10-14T15:20:00Z" w16du:dateUtc="2025-10-14T09:50:00Z">
              <w:del w:id="1955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4EBB8370" w14:textId="2DB6075D" w:rsidR="00E95BBF" w:rsidRPr="001F0B56" w:rsidDel="00B63A53" w:rsidRDefault="00E95BBF" w:rsidP="00645B69">
            <w:pPr>
              <w:jc w:val="center"/>
              <w:rPr>
                <w:ins w:id="1956" w:author="Guduguntla Shivani" w:date="2025-10-14T15:20:00Z" w16du:dateUtc="2025-10-14T09:50:00Z"/>
                <w:del w:id="1957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58" w:author="Guduguntla Shivani" w:date="2025-10-14T15:20:00Z" w16du:dateUtc="2025-10-14T09:50:00Z">
              <w:del w:id="1959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59ADD888" w14:textId="77777777" w:rsidR="00E95BBF" w:rsidRDefault="00E95BBF" w:rsidP="00E95BBF">
      <w:pPr>
        <w:spacing w:after="0"/>
        <w:rPr>
          <w:ins w:id="1960" w:author="Vikas Kori" w:date="2026-01-12T13:01:00Z" w16du:dateUtc="2026-01-12T07:31:00Z"/>
          <w:rFonts w:cstheme="minorHAnsi"/>
          <w:sz w:val="24"/>
          <w:szCs w:val="24"/>
        </w:rPr>
      </w:pPr>
    </w:p>
    <w:p w14:paraId="043E46F6" w14:textId="77777777" w:rsidR="00B63A53" w:rsidRDefault="00B63A53" w:rsidP="00E95BBF">
      <w:pPr>
        <w:spacing w:after="0"/>
        <w:rPr>
          <w:ins w:id="1961" w:author="Vikas Kori" w:date="2026-01-12T13:01:00Z" w16du:dateUtc="2026-01-12T07:31:00Z"/>
          <w:rFonts w:cstheme="minorHAnsi"/>
          <w:sz w:val="24"/>
          <w:szCs w:val="24"/>
        </w:rPr>
      </w:pPr>
    </w:p>
    <w:p w14:paraId="51B7BC91" w14:textId="77777777" w:rsidR="00B63A53" w:rsidRPr="001F0B56" w:rsidRDefault="00B63A53" w:rsidP="00E95BBF">
      <w:pPr>
        <w:spacing w:after="0"/>
        <w:rPr>
          <w:ins w:id="1962" w:author="Guduguntla Shivani" w:date="2025-10-14T15:20:00Z" w16du:dateUtc="2025-10-14T09:50:00Z"/>
          <w:rFonts w:cstheme="minorHAnsi"/>
          <w:sz w:val="24"/>
          <w:szCs w:val="24"/>
        </w:rPr>
      </w:pPr>
    </w:p>
    <w:p w14:paraId="7D58C11B" w14:textId="2D6A86C0" w:rsidR="00E95BBF" w:rsidRPr="00B63A53" w:rsidRDefault="00243849">
      <w:pPr>
        <w:pStyle w:val="ListParagraph"/>
        <w:numPr>
          <w:ilvl w:val="0"/>
          <w:numId w:val="19"/>
        </w:numPr>
        <w:rPr>
          <w:ins w:id="1963" w:author="Vikas Kori" w:date="2026-01-12T13:01:00Z" w16du:dateUtc="2026-01-12T07:31:00Z"/>
          <w:rFonts w:cstheme="minorHAnsi"/>
          <w:sz w:val="24"/>
          <w:szCs w:val="24"/>
          <w:lang w:val="en-US"/>
          <w:rPrChange w:id="1964" w:author="Vikas Kori" w:date="2026-01-12T13:01:00Z" w16du:dateUtc="2026-01-12T07:31:00Z">
            <w:rPr>
              <w:ins w:id="1965" w:author="Vikas Kori" w:date="2026-01-12T13:01:00Z" w16du:dateUtc="2026-01-12T07:31:00Z"/>
              <w:rFonts w:cstheme="minorHAnsi"/>
              <w:sz w:val="24"/>
              <w:szCs w:val="24"/>
            </w:rPr>
          </w:rPrChange>
        </w:rPr>
      </w:pPr>
      <w:ins w:id="1966" w:author="Guduguntla Shivani" w:date="2025-10-14T15:46:00Z">
        <w:r w:rsidRPr="001F0B56">
          <w:rPr>
            <w:rFonts w:cstheme="minorHAnsi"/>
            <w:sz w:val="24"/>
            <w:szCs w:val="24"/>
          </w:rPr>
          <w:lastRenderedPageBreak/>
          <w:t>Communication during the complaint resolution process</w:t>
        </w:r>
      </w:ins>
    </w:p>
    <w:p w14:paraId="5A24C152" w14:textId="77777777" w:rsidR="00B63A53" w:rsidRPr="00B63A53" w:rsidRDefault="00B63A53" w:rsidP="00B63A53">
      <w:pPr>
        <w:pStyle w:val="ListParagraph"/>
        <w:ind w:left="360"/>
        <w:rPr>
          <w:ins w:id="1967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68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•</w:t>
        </w:r>
        <w:r w:rsidRPr="00B63A53">
          <w:rPr>
            <w:rFonts w:cstheme="minorHAnsi"/>
            <w:sz w:val="24"/>
            <w:szCs w:val="24"/>
            <w:lang w:val="en-US"/>
          </w:rPr>
          <w:tab/>
          <w:t>Very Unsatisfied</w:t>
        </w:r>
      </w:ins>
    </w:p>
    <w:p w14:paraId="4F193D1B" w14:textId="77777777" w:rsidR="00B63A53" w:rsidRPr="00B63A53" w:rsidRDefault="00B63A53" w:rsidP="00B63A53">
      <w:pPr>
        <w:pStyle w:val="ListParagraph"/>
        <w:ind w:left="360"/>
        <w:rPr>
          <w:ins w:id="1969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70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•</w:t>
        </w:r>
        <w:r w:rsidRPr="00B63A53">
          <w:rPr>
            <w:rFonts w:cstheme="minorHAnsi"/>
            <w:sz w:val="24"/>
            <w:szCs w:val="24"/>
            <w:lang w:val="en-US"/>
          </w:rPr>
          <w:tab/>
          <w:t>Unsatisfied</w:t>
        </w:r>
      </w:ins>
    </w:p>
    <w:p w14:paraId="164A183E" w14:textId="77777777" w:rsidR="00B63A53" w:rsidRPr="00B63A53" w:rsidRDefault="00B63A53" w:rsidP="00B63A53">
      <w:pPr>
        <w:pStyle w:val="ListParagraph"/>
        <w:ind w:left="360"/>
        <w:rPr>
          <w:ins w:id="1971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72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•</w:t>
        </w:r>
        <w:r w:rsidRPr="00B63A53">
          <w:rPr>
            <w:rFonts w:cstheme="minorHAnsi"/>
            <w:sz w:val="24"/>
            <w:szCs w:val="24"/>
            <w:lang w:val="en-US"/>
          </w:rPr>
          <w:tab/>
          <w:t>Moderately Satisfied</w:t>
        </w:r>
      </w:ins>
    </w:p>
    <w:p w14:paraId="3390B76D" w14:textId="77777777" w:rsidR="00B63A53" w:rsidRPr="00B63A53" w:rsidRDefault="00B63A53" w:rsidP="00B63A53">
      <w:pPr>
        <w:pStyle w:val="ListParagraph"/>
        <w:ind w:left="360"/>
        <w:rPr>
          <w:ins w:id="1973" w:author="Vikas Kori" w:date="2026-01-12T13:01:00Z" w16du:dateUtc="2026-01-12T07:31:00Z"/>
          <w:rFonts w:cstheme="minorHAnsi"/>
          <w:sz w:val="24"/>
          <w:szCs w:val="24"/>
          <w:lang w:val="en-US"/>
        </w:rPr>
      </w:pPr>
      <w:ins w:id="1974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•</w:t>
        </w:r>
        <w:r w:rsidRPr="00B63A53">
          <w:rPr>
            <w:rFonts w:cstheme="minorHAnsi"/>
            <w:sz w:val="24"/>
            <w:szCs w:val="24"/>
            <w:lang w:val="en-US"/>
          </w:rPr>
          <w:tab/>
          <w:t>Satisfied</w:t>
        </w:r>
      </w:ins>
    </w:p>
    <w:p w14:paraId="013523F7" w14:textId="51D98D37" w:rsidR="00B63A53" w:rsidRPr="001F0B56" w:rsidRDefault="00B63A53">
      <w:pPr>
        <w:pStyle w:val="ListParagraph"/>
        <w:ind w:left="360"/>
        <w:rPr>
          <w:ins w:id="1975" w:author="Guduguntla Shivani" w:date="2025-10-14T15:20:00Z" w16du:dateUtc="2025-10-14T09:50:00Z"/>
          <w:rFonts w:cstheme="minorHAnsi"/>
          <w:sz w:val="24"/>
          <w:szCs w:val="24"/>
          <w:lang w:val="en-US"/>
        </w:rPr>
        <w:pPrChange w:id="1976" w:author="Vikas Kori" w:date="2026-01-12T13:01:00Z" w16du:dateUtc="2026-01-12T07:31:00Z">
          <w:pPr>
            <w:pStyle w:val="ListParagraph"/>
            <w:numPr>
              <w:numId w:val="18"/>
            </w:numPr>
            <w:ind w:left="360" w:hanging="360"/>
          </w:pPr>
        </w:pPrChange>
      </w:pPr>
      <w:ins w:id="1977" w:author="Vikas Kori" w:date="2026-01-12T13:01:00Z" w16du:dateUtc="2026-01-12T07:31:00Z">
        <w:r w:rsidRPr="00B63A53">
          <w:rPr>
            <w:rFonts w:cstheme="minorHAnsi"/>
            <w:sz w:val="24"/>
            <w:szCs w:val="24"/>
            <w:lang w:val="en-US"/>
          </w:rPr>
          <w:t>•</w:t>
        </w:r>
        <w:r w:rsidRPr="00B63A53">
          <w:rPr>
            <w:rFonts w:cstheme="minorHAnsi"/>
            <w:sz w:val="24"/>
            <w:szCs w:val="24"/>
            <w:lang w:val="en-US"/>
          </w:rPr>
          <w:tab/>
          <w:t>Very Satisfied</w:t>
        </w:r>
      </w:ins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95BBF" w:rsidRPr="001F0B56" w:rsidDel="00B63A53" w14:paraId="477A6D57" w14:textId="485D1059" w:rsidTr="00645B69">
        <w:trPr>
          <w:ins w:id="1978" w:author="Guduguntla Shivani" w:date="2025-10-14T15:20:00Z"/>
          <w:del w:id="1979" w:author="Vikas Kori" w:date="2026-01-12T13:01:00Z"/>
        </w:trPr>
        <w:tc>
          <w:tcPr>
            <w:tcW w:w="2016" w:type="dxa"/>
          </w:tcPr>
          <w:p w14:paraId="50F511A2" w14:textId="4D273DA0" w:rsidR="00E95BBF" w:rsidRPr="001F0B56" w:rsidDel="00B63A53" w:rsidRDefault="00E95BBF" w:rsidP="00645B69">
            <w:pPr>
              <w:jc w:val="center"/>
              <w:rPr>
                <w:ins w:id="1980" w:author="Guduguntla Shivani" w:date="2025-10-14T15:20:00Z" w16du:dateUtc="2025-10-14T09:50:00Z"/>
                <w:del w:id="1981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82" w:author="Guduguntla Shivani" w:date="2025-10-14T15:20:00Z" w16du:dateUtc="2025-10-14T09:50:00Z">
              <w:del w:id="1983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1</w:delText>
                </w:r>
              </w:del>
            </w:ins>
          </w:p>
        </w:tc>
        <w:tc>
          <w:tcPr>
            <w:tcW w:w="2016" w:type="dxa"/>
          </w:tcPr>
          <w:p w14:paraId="64B2522F" w14:textId="7E717940" w:rsidR="00E95BBF" w:rsidRPr="001F0B56" w:rsidDel="00B63A53" w:rsidRDefault="00E95BBF" w:rsidP="00645B69">
            <w:pPr>
              <w:jc w:val="center"/>
              <w:rPr>
                <w:ins w:id="1984" w:author="Guduguntla Shivani" w:date="2025-10-14T15:20:00Z" w16du:dateUtc="2025-10-14T09:50:00Z"/>
                <w:del w:id="1985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86" w:author="Guduguntla Shivani" w:date="2025-10-14T15:20:00Z" w16du:dateUtc="2025-10-14T09:50:00Z">
              <w:del w:id="1987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2</w:delText>
                </w:r>
              </w:del>
            </w:ins>
          </w:p>
        </w:tc>
        <w:tc>
          <w:tcPr>
            <w:tcW w:w="2016" w:type="dxa"/>
          </w:tcPr>
          <w:p w14:paraId="2807C937" w14:textId="2271C125" w:rsidR="00E95BBF" w:rsidRPr="001F0B56" w:rsidDel="00B63A53" w:rsidRDefault="00E95BBF" w:rsidP="00645B69">
            <w:pPr>
              <w:jc w:val="center"/>
              <w:rPr>
                <w:ins w:id="1988" w:author="Guduguntla Shivani" w:date="2025-10-14T15:20:00Z" w16du:dateUtc="2025-10-14T09:50:00Z"/>
                <w:del w:id="1989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90" w:author="Guduguntla Shivani" w:date="2025-10-14T15:20:00Z" w16du:dateUtc="2025-10-14T09:50:00Z">
              <w:del w:id="1991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3</w:delText>
                </w:r>
              </w:del>
            </w:ins>
          </w:p>
        </w:tc>
        <w:tc>
          <w:tcPr>
            <w:tcW w:w="2016" w:type="dxa"/>
          </w:tcPr>
          <w:p w14:paraId="4DBF0B49" w14:textId="3121BADF" w:rsidR="00E95BBF" w:rsidRPr="001F0B56" w:rsidDel="00B63A53" w:rsidRDefault="00E95BBF" w:rsidP="00645B69">
            <w:pPr>
              <w:jc w:val="center"/>
              <w:rPr>
                <w:ins w:id="1992" w:author="Guduguntla Shivani" w:date="2025-10-14T15:20:00Z" w16du:dateUtc="2025-10-14T09:50:00Z"/>
                <w:del w:id="1993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94" w:author="Guduguntla Shivani" w:date="2025-10-14T15:20:00Z" w16du:dateUtc="2025-10-14T09:50:00Z">
              <w:del w:id="1995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4</w:delText>
                </w:r>
              </w:del>
            </w:ins>
          </w:p>
        </w:tc>
        <w:tc>
          <w:tcPr>
            <w:tcW w:w="2016" w:type="dxa"/>
          </w:tcPr>
          <w:p w14:paraId="3520D439" w14:textId="19E6DA9A" w:rsidR="00E95BBF" w:rsidRPr="001F0B56" w:rsidDel="00B63A53" w:rsidRDefault="00E95BBF" w:rsidP="00645B69">
            <w:pPr>
              <w:jc w:val="center"/>
              <w:rPr>
                <w:ins w:id="1996" w:author="Guduguntla Shivani" w:date="2025-10-14T15:20:00Z" w16du:dateUtc="2025-10-14T09:50:00Z"/>
                <w:del w:id="1997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1998" w:author="Guduguntla Shivani" w:date="2025-10-14T15:20:00Z" w16du:dateUtc="2025-10-14T09:50:00Z">
              <w:del w:id="1999" w:author="Vikas Kori" w:date="2026-01-12T13:01:00Z" w16du:dateUtc="2026-01-12T07:31:00Z">
                <w:r w:rsidRPr="001F0B56" w:rsidDel="00B63A53">
                  <w:rPr>
                    <w:rFonts w:cstheme="minorHAnsi"/>
                    <w:b/>
                    <w:bCs/>
                    <w:sz w:val="20"/>
                    <w:szCs w:val="20"/>
                  </w:rPr>
                  <w:delText>5</w:delText>
                </w:r>
              </w:del>
            </w:ins>
          </w:p>
        </w:tc>
      </w:tr>
      <w:tr w:rsidR="00E95BBF" w:rsidRPr="001F0B56" w:rsidDel="00B63A53" w14:paraId="41A7E7AC" w14:textId="7CDB9732" w:rsidTr="00645B69">
        <w:trPr>
          <w:ins w:id="2000" w:author="Guduguntla Shivani" w:date="2025-10-14T15:20:00Z"/>
          <w:del w:id="2001" w:author="Vikas Kori" w:date="2026-01-12T13:01:00Z"/>
        </w:trPr>
        <w:tc>
          <w:tcPr>
            <w:tcW w:w="2016" w:type="dxa"/>
            <w:vAlign w:val="center"/>
          </w:tcPr>
          <w:p w14:paraId="3EC18C41" w14:textId="4EB7B137" w:rsidR="00E95BBF" w:rsidRPr="001F0B56" w:rsidDel="00B63A53" w:rsidRDefault="00E95BBF" w:rsidP="00645B69">
            <w:pPr>
              <w:jc w:val="center"/>
              <w:rPr>
                <w:ins w:id="2002" w:author="Guduguntla Shivani" w:date="2025-10-14T15:20:00Z" w16du:dateUtc="2025-10-14T09:50:00Z"/>
                <w:del w:id="2003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2004" w:author="Guduguntla Shivani" w:date="2025-10-14T15:20:00Z" w16du:dateUtc="2025-10-14T09:50:00Z">
              <w:del w:id="2005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Very 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22E77CD" w14:textId="0C57D2C9" w:rsidR="00E95BBF" w:rsidRPr="001F0B56" w:rsidDel="00B63A53" w:rsidRDefault="00E95BBF" w:rsidP="00645B69">
            <w:pPr>
              <w:jc w:val="center"/>
              <w:rPr>
                <w:ins w:id="2006" w:author="Guduguntla Shivani" w:date="2025-10-14T15:20:00Z" w16du:dateUtc="2025-10-14T09:50:00Z"/>
                <w:del w:id="2007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2008" w:author="Guduguntla Shivani" w:date="2025-10-14T15:20:00Z" w16du:dateUtc="2025-10-14T09:50:00Z">
              <w:del w:id="2009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Unsatisfied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6BB6B34F" w14:textId="0B7BB2EE" w:rsidR="00E95BBF" w:rsidRPr="001F0B56" w:rsidDel="00B63A53" w:rsidRDefault="00E95BBF" w:rsidP="00645B69">
            <w:pPr>
              <w:jc w:val="center"/>
              <w:rPr>
                <w:ins w:id="2010" w:author="Guduguntla Shivani" w:date="2025-10-14T15:20:00Z" w16du:dateUtc="2025-10-14T09:50:00Z"/>
                <w:del w:id="2011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2012" w:author="Guduguntla Shivani" w:date="2025-10-14T15:20:00Z" w16du:dateUtc="2025-10-14T09:50:00Z">
              <w:del w:id="2013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Moderately 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5B09D49C" w14:textId="4FD9BFAF" w:rsidR="00E95BBF" w:rsidRPr="001F0B56" w:rsidDel="00B63A53" w:rsidRDefault="00E95BBF" w:rsidP="00645B69">
            <w:pPr>
              <w:jc w:val="center"/>
              <w:rPr>
                <w:ins w:id="2014" w:author="Guduguntla Shivani" w:date="2025-10-14T15:20:00Z" w16du:dateUtc="2025-10-14T09:50:00Z"/>
                <w:del w:id="2015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2016" w:author="Guduguntla Shivani" w:date="2025-10-14T15:20:00Z" w16du:dateUtc="2025-10-14T09:50:00Z">
              <w:del w:id="2017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Satisfied</w:delText>
                </w:r>
              </w:del>
            </w:ins>
          </w:p>
        </w:tc>
        <w:tc>
          <w:tcPr>
            <w:tcW w:w="2016" w:type="dxa"/>
            <w:vAlign w:val="center"/>
          </w:tcPr>
          <w:p w14:paraId="232E48B4" w14:textId="3B6DC2EB" w:rsidR="00E95BBF" w:rsidRPr="001F0B56" w:rsidDel="00B63A53" w:rsidRDefault="00E95BBF" w:rsidP="00645B69">
            <w:pPr>
              <w:jc w:val="center"/>
              <w:rPr>
                <w:ins w:id="2018" w:author="Guduguntla Shivani" w:date="2025-10-14T15:20:00Z" w16du:dateUtc="2025-10-14T09:50:00Z"/>
                <w:del w:id="2019" w:author="Vikas Kori" w:date="2026-01-12T13:01:00Z" w16du:dateUtc="2026-01-12T07:31:00Z"/>
                <w:rFonts w:cstheme="minorHAnsi"/>
                <w:b/>
                <w:bCs/>
                <w:sz w:val="20"/>
                <w:szCs w:val="20"/>
              </w:rPr>
            </w:pPr>
            <w:ins w:id="2020" w:author="Guduguntla Shivani" w:date="2025-10-14T15:20:00Z" w16du:dateUtc="2025-10-14T09:50:00Z">
              <w:del w:id="2021" w:author="Vikas Kori" w:date="2026-01-12T13:01:00Z" w16du:dateUtc="2026-01-12T07:31:00Z">
                <w:r w:rsidRPr="001F0B56" w:rsidDel="00B63A53">
                  <w:rPr>
                    <w:rFonts w:cstheme="minorHAnsi"/>
                    <w:sz w:val="20"/>
                    <w:szCs w:val="20"/>
                  </w:rPr>
                  <w:delText>Very Satisfied</w:delText>
                </w:r>
              </w:del>
            </w:ins>
          </w:p>
        </w:tc>
      </w:tr>
    </w:tbl>
    <w:p w14:paraId="616F99DC" w14:textId="77777777" w:rsidR="00E95BBF" w:rsidRPr="001F0B56" w:rsidRDefault="00E95BBF" w:rsidP="00E95BBF">
      <w:pPr>
        <w:spacing w:after="0"/>
        <w:rPr>
          <w:ins w:id="2022" w:author="Guduguntla Shivani" w:date="2025-10-14T15:20:00Z" w16du:dateUtc="2025-10-14T09:50:00Z"/>
          <w:rFonts w:cstheme="minorHAnsi"/>
          <w:sz w:val="24"/>
          <w:szCs w:val="24"/>
        </w:rPr>
      </w:pPr>
    </w:p>
    <w:p w14:paraId="116E67BD" w14:textId="457EEAE4" w:rsidR="00E95BBF" w:rsidRPr="001F0B56" w:rsidRDefault="00E95BBF" w:rsidP="00E95BBF">
      <w:pPr>
        <w:spacing w:after="1" w:line="256" w:lineRule="auto"/>
        <w:ind w:left="720" w:hanging="720"/>
        <w:rPr>
          <w:ins w:id="2023" w:author="Guduguntla Shivani" w:date="2025-10-14T15:20:00Z" w16du:dateUtc="2025-10-14T09:50:00Z"/>
          <w:rFonts w:cstheme="minorHAnsi"/>
          <w:sz w:val="24"/>
          <w:szCs w:val="24"/>
        </w:rPr>
      </w:pPr>
      <w:ins w:id="2024" w:author="Guduguntla Shivani" w:date="2025-10-14T15:20:00Z" w16du:dateUtc="2025-10-14T09:50:00Z">
        <w:r w:rsidRPr="001F0B56">
          <w:rPr>
            <w:rFonts w:cstheme="minorHAnsi"/>
            <w:sz w:val="24"/>
            <w:szCs w:val="24"/>
            <w:rPrChange w:id="2025" w:author="Guduguntla Shivani" w:date="2025-10-14T15:47:00Z" w16du:dateUtc="2025-10-14T10:17:00Z">
              <w:rPr>
                <w:rFonts w:cstheme="minorHAnsi"/>
                <w:sz w:val="24"/>
                <w:szCs w:val="24"/>
                <w:highlight w:val="yellow"/>
              </w:rPr>
            </w:rPrChange>
          </w:rPr>
          <w:t>Please provide reason for your dissatisfaction (</w:t>
        </w:r>
        <w:del w:id="2026" w:author="Vikas Kori" w:date="2026-01-12T13:01:00Z" w16du:dateUtc="2026-01-12T07:31:00Z">
          <w:r w:rsidRPr="001F0B56" w:rsidDel="00B63A53">
            <w:rPr>
              <w:rFonts w:cstheme="minorHAnsi"/>
              <w:sz w:val="24"/>
              <w:szCs w:val="24"/>
              <w:rPrChange w:id="2027" w:author="Guduguntla Shivani" w:date="2025-10-14T15:47:00Z" w16du:dateUtc="2025-10-14T10:17:00Z">
                <w:rPr>
                  <w:rFonts w:cstheme="minorHAnsi"/>
                  <w:sz w:val="24"/>
                  <w:szCs w:val="24"/>
                  <w:highlight w:val="yellow"/>
                </w:rPr>
              </w:rPrChange>
            </w:rPr>
            <w:delText>codes 1,2,3)  [attribute]</w:delText>
          </w:r>
        </w:del>
      </w:ins>
      <w:ins w:id="2028" w:author="Vikas Kori" w:date="2026-01-12T13:01:00Z" w16du:dateUtc="2026-01-12T07:31:00Z">
        <w:r w:rsidR="00B63A53">
          <w:rPr>
            <w:rFonts w:cstheme="minorHAnsi"/>
            <w:sz w:val="24"/>
            <w:szCs w:val="24"/>
          </w:rPr>
          <w:t>Open-End)</w:t>
        </w:r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E95BBF" w:rsidRPr="001F0B56" w14:paraId="1ED998B2" w14:textId="77777777" w:rsidTr="00645B69">
        <w:trPr>
          <w:trHeight w:val="663"/>
          <w:ins w:id="2029" w:author="Guduguntla Shivani" w:date="2025-10-14T15:20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76D4" w14:textId="77777777" w:rsidR="00E95BBF" w:rsidRPr="001F0B56" w:rsidRDefault="00E95BBF" w:rsidP="00645B69">
            <w:pPr>
              <w:spacing w:line="259" w:lineRule="auto"/>
              <w:rPr>
                <w:ins w:id="2030" w:author="Guduguntla Shivani" w:date="2025-10-14T15:20:00Z" w16du:dateUtc="2025-10-14T09:50:00Z"/>
                <w:rFonts w:cstheme="minorHAnsi"/>
                <w:sz w:val="24"/>
                <w:szCs w:val="24"/>
              </w:rPr>
            </w:pPr>
            <w:ins w:id="2031" w:author="Guduguntla Shivani" w:date="2025-10-14T15:20:00Z" w16du:dateUtc="2025-10-14T09:50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1B71938F" w14:textId="77777777" w:rsidR="00E95BBF" w:rsidRPr="001F0B56" w:rsidRDefault="00E95BBF" w:rsidP="00645B69">
            <w:pPr>
              <w:spacing w:line="259" w:lineRule="auto"/>
              <w:rPr>
                <w:ins w:id="2032" w:author="Guduguntla Shivani" w:date="2025-10-14T15:20:00Z" w16du:dateUtc="2025-10-14T09:50:00Z"/>
                <w:rFonts w:cstheme="minorHAnsi"/>
                <w:sz w:val="24"/>
                <w:szCs w:val="24"/>
              </w:rPr>
            </w:pPr>
            <w:ins w:id="2033" w:author="Guduguntla Shivani" w:date="2025-10-14T15:20:00Z" w16du:dateUtc="2025-10-14T09:50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6F36A80B" w14:textId="77777777" w:rsidR="00E95BBF" w:rsidRPr="001F0B56" w:rsidRDefault="00E95BBF" w:rsidP="00645B69">
            <w:pPr>
              <w:spacing w:line="259" w:lineRule="auto"/>
              <w:rPr>
                <w:ins w:id="2034" w:author="Guduguntla Shivani" w:date="2025-10-14T15:20:00Z" w16du:dateUtc="2025-10-14T09:50:00Z"/>
                <w:rFonts w:cstheme="minorHAnsi"/>
                <w:sz w:val="24"/>
                <w:szCs w:val="24"/>
              </w:rPr>
            </w:pPr>
          </w:p>
        </w:tc>
      </w:tr>
    </w:tbl>
    <w:p w14:paraId="1CC3B151" w14:textId="77777777" w:rsidR="00E95BBF" w:rsidRPr="001F0B56" w:rsidRDefault="00E95BBF" w:rsidP="00E95BBF">
      <w:pPr>
        <w:spacing w:after="1" w:line="256" w:lineRule="auto"/>
        <w:ind w:left="720" w:hanging="720"/>
        <w:rPr>
          <w:ins w:id="2035" w:author="Guduguntla Shivani" w:date="2025-10-14T15:20:00Z" w16du:dateUtc="2025-10-14T09:50:00Z"/>
          <w:rFonts w:cstheme="minorHAnsi"/>
          <w:sz w:val="24"/>
          <w:szCs w:val="24"/>
        </w:rPr>
      </w:pPr>
    </w:p>
    <w:p w14:paraId="1A76434D" w14:textId="2E3F2DB8" w:rsidR="00E95BBF" w:rsidRPr="001F0B56" w:rsidRDefault="00E95BBF" w:rsidP="00E95BBF">
      <w:pPr>
        <w:spacing w:after="1" w:line="256" w:lineRule="auto"/>
        <w:ind w:left="720" w:hanging="720"/>
        <w:rPr>
          <w:ins w:id="2036" w:author="Guduguntla Shivani" w:date="2025-10-14T15:20:00Z" w16du:dateUtc="2025-10-14T09:50:00Z"/>
          <w:rFonts w:cstheme="minorHAnsi"/>
          <w:sz w:val="24"/>
          <w:szCs w:val="24"/>
        </w:rPr>
      </w:pPr>
      <w:ins w:id="2037" w:author="Guduguntla Shivani" w:date="2025-10-14T15:20:00Z" w16du:dateUtc="2025-10-14T09:50:00Z">
        <w:r w:rsidRPr="001F0B56">
          <w:rPr>
            <w:rFonts w:cstheme="minorHAnsi"/>
            <w:sz w:val="24"/>
            <w:szCs w:val="24"/>
          </w:rPr>
          <w:t>Please provide your suggestions for improvement of (</w:t>
        </w:r>
        <w:del w:id="2038" w:author="Vikas Kori" w:date="2026-01-12T13:02:00Z" w16du:dateUtc="2026-01-12T07:32:00Z">
          <w:r w:rsidRPr="001F0B56" w:rsidDel="00B63A53">
            <w:rPr>
              <w:rFonts w:cstheme="minorHAnsi"/>
              <w:sz w:val="24"/>
              <w:szCs w:val="24"/>
            </w:rPr>
            <w:delText>codes 1,2,3) [attribute]</w:delText>
          </w:r>
        </w:del>
      </w:ins>
      <w:ins w:id="2039" w:author="Vikas Kori" w:date="2026-01-12T13:02:00Z" w16du:dateUtc="2026-01-12T07:32:00Z">
        <w:r w:rsidR="00B63A53">
          <w:rPr>
            <w:rFonts w:cstheme="minorHAnsi"/>
            <w:sz w:val="24"/>
            <w:szCs w:val="24"/>
          </w:rPr>
          <w:t>Open-End)</w:t>
        </w:r>
      </w:ins>
    </w:p>
    <w:tbl>
      <w:tblPr>
        <w:tblStyle w:val="TableGrid0"/>
        <w:tblW w:w="9352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E95BBF" w:rsidRPr="001F0B56" w14:paraId="34DA0EE6" w14:textId="77777777" w:rsidTr="00645B69">
        <w:trPr>
          <w:trHeight w:val="663"/>
          <w:ins w:id="2040" w:author="Guduguntla Shivani" w:date="2025-10-14T15:20:00Z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9067" w14:textId="77777777" w:rsidR="00E95BBF" w:rsidRPr="001F0B56" w:rsidRDefault="00E95BBF" w:rsidP="00645B69">
            <w:pPr>
              <w:spacing w:line="259" w:lineRule="auto"/>
              <w:rPr>
                <w:ins w:id="2041" w:author="Guduguntla Shivani" w:date="2025-10-14T15:20:00Z" w16du:dateUtc="2025-10-14T09:50:00Z"/>
                <w:rFonts w:cstheme="minorHAnsi"/>
                <w:sz w:val="24"/>
                <w:szCs w:val="24"/>
              </w:rPr>
            </w:pPr>
            <w:ins w:id="2042" w:author="Guduguntla Shivani" w:date="2025-10-14T15:20:00Z" w16du:dateUtc="2025-10-14T09:50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1EB0986F" w14:textId="77777777" w:rsidR="00E95BBF" w:rsidRPr="001F0B56" w:rsidRDefault="00E95BBF" w:rsidP="00645B69">
            <w:pPr>
              <w:spacing w:line="259" w:lineRule="auto"/>
              <w:rPr>
                <w:ins w:id="2043" w:author="Guduguntla Shivani" w:date="2025-10-14T15:20:00Z" w16du:dateUtc="2025-10-14T09:50:00Z"/>
                <w:rFonts w:cstheme="minorHAnsi"/>
                <w:sz w:val="24"/>
                <w:szCs w:val="24"/>
              </w:rPr>
            </w:pPr>
            <w:ins w:id="2044" w:author="Guduguntla Shivani" w:date="2025-10-14T15:20:00Z" w16du:dateUtc="2025-10-14T09:50:00Z">
              <w:r w:rsidRPr="001F0B56">
                <w:rPr>
                  <w:rFonts w:cstheme="minorHAnsi"/>
                  <w:sz w:val="24"/>
                  <w:szCs w:val="24"/>
                </w:rPr>
                <w:t xml:space="preserve"> </w:t>
              </w:r>
            </w:ins>
          </w:p>
          <w:p w14:paraId="77D4AC11" w14:textId="77777777" w:rsidR="00E95BBF" w:rsidRPr="001F0B56" w:rsidRDefault="00E95BBF" w:rsidP="00645B69">
            <w:pPr>
              <w:spacing w:line="259" w:lineRule="auto"/>
              <w:rPr>
                <w:ins w:id="2045" w:author="Guduguntla Shivani" w:date="2025-10-14T15:20:00Z" w16du:dateUtc="2025-10-14T09:50:00Z"/>
                <w:rFonts w:cstheme="minorHAnsi"/>
                <w:sz w:val="24"/>
                <w:szCs w:val="24"/>
              </w:rPr>
            </w:pPr>
          </w:p>
        </w:tc>
      </w:tr>
    </w:tbl>
    <w:p w14:paraId="424F70EB" w14:textId="767E32C5" w:rsidR="00E95BBF" w:rsidRPr="001F0B56" w:rsidDel="009719A5" w:rsidRDefault="00E95BBF">
      <w:pPr>
        <w:jc w:val="both"/>
        <w:rPr>
          <w:del w:id="2046" w:author="Guduguntla Shivani" w:date="2025-10-14T15:29:00Z" w16du:dateUtc="2025-10-14T09:59:00Z"/>
          <w:rFonts w:cstheme="minorHAnsi"/>
          <w:sz w:val="24"/>
          <w:szCs w:val="24"/>
        </w:rPr>
        <w:pPrChange w:id="2047" w:author="Guduguntla Shivani" w:date="2025-10-14T15:20:00Z" w16du:dateUtc="2025-10-14T09:50:00Z">
          <w:pPr>
            <w:ind w:left="720" w:hanging="720"/>
            <w:jc w:val="both"/>
          </w:pPr>
        </w:pPrChange>
      </w:pPr>
    </w:p>
    <w:tbl>
      <w:tblPr>
        <w:tblStyle w:val="TableGrid0"/>
        <w:tblW w:w="8879" w:type="dxa"/>
        <w:tblInd w:w="137" w:type="dxa"/>
        <w:tblCellMar>
          <w:top w:w="51" w:type="dxa"/>
          <w:left w:w="110" w:type="dxa"/>
          <w:right w:w="115" w:type="dxa"/>
        </w:tblCellMar>
        <w:tblLook w:val="04A0" w:firstRow="1" w:lastRow="0" w:firstColumn="1" w:lastColumn="0" w:noHBand="0" w:noVBand="1"/>
        <w:tblPrChange w:id="2048" w:author="Guduguntla Shivani" w:date="2025-10-08T10:41:00Z" w16du:dateUtc="2025-10-08T05:11:00Z">
          <w:tblPr>
            <w:tblStyle w:val="TableGrid0"/>
            <w:tblW w:w="8879" w:type="dxa"/>
            <w:tblInd w:w="137" w:type="dxa"/>
            <w:tblCellMar>
              <w:top w:w="51" w:type="dxa"/>
              <w:left w:w="110" w:type="dxa"/>
              <w:right w:w="1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778"/>
        <w:gridCol w:w="1317"/>
        <w:gridCol w:w="1317"/>
        <w:gridCol w:w="1357"/>
        <w:gridCol w:w="1055"/>
        <w:gridCol w:w="1055"/>
        <w:tblGridChange w:id="2049">
          <w:tblGrid>
            <w:gridCol w:w="2778"/>
            <w:gridCol w:w="1317"/>
            <w:gridCol w:w="1317"/>
            <w:gridCol w:w="1357"/>
            <w:gridCol w:w="1055"/>
            <w:gridCol w:w="1055"/>
          </w:tblGrid>
        </w:tblGridChange>
      </w:tblGrid>
      <w:tr w:rsidR="002216BA" w:rsidRPr="001F0B56" w:rsidDel="009719A5" w14:paraId="1FF9A749" w14:textId="2FDCA5A1" w:rsidTr="00B16677">
        <w:trPr>
          <w:trHeight w:val="566"/>
          <w:del w:id="2050" w:author="Guduguntla Shivani" w:date="2025-10-14T15:29:00Z"/>
          <w:trPrChange w:id="2051" w:author="Guduguntla Shivani" w:date="2025-10-08T10:41:00Z" w16du:dateUtc="2025-10-08T05:11:00Z">
            <w:trPr>
              <w:trHeight w:val="566"/>
            </w:trPr>
          </w:trPrChange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52" w:author="Guduguntla Shivani" w:date="2025-10-08T10:41:00Z" w16du:dateUtc="2025-10-08T05:11:00Z">
              <w:tcPr>
                <w:tcW w:w="32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77BD80C" w14:textId="477A3701" w:rsidR="002216BA" w:rsidRPr="001F0B56" w:rsidDel="009719A5" w:rsidRDefault="002216BA" w:rsidP="002216BA">
            <w:pPr>
              <w:tabs>
                <w:tab w:val="center" w:pos="2620"/>
              </w:tabs>
              <w:rPr>
                <w:del w:id="2053" w:author="Guduguntla Shivani" w:date="2025-10-14T15:29:00Z" w16du:dateUtc="2025-10-14T09:59:00Z"/>
                <w:rFonts w:cstheme="minorHAnsi"/>
                <w:b/>
                <w:bCs/>
                <w:sz w:val="24"/>
                <w:szCs w:val="24"/>
              </w:rPr>
            </w:pPr>
            <w:del w:id="2054" w:author="Guduguntla Shivani" w:date="2025-10-14T15:29:00Z" w16du:dateUtc="2025-10-14T09:59:00Z">
              <w:r w:rsidRPr="001F0B56" w:rsidDel="009719A5">
                <w:rPr>
                  <w:rFonts w:cstheme="minorHAnsi"/>
                  <w:b/>
                  <w:bCs/>
                  <w:sz w:val="24"/>
                  <w:szCs w:val="24"/>
                </w:rPr>
                <w:delText>Complaints Handling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55" w:author="Guduguntla Shivani" w:date="2025-10-08T10:41:00Z" w16du:dateUtc="2025-10-08T05:11:00Z">
              <w:tcPr>
                <w:tcW w:w="10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51C31FB" w14:textId="706073A1" w:rsidR="002216BA" w:rsidRPr="001F0B56" w:rsidDel="009719A5" w:rsidRDefault="002216BA" w:rsidP="002216BA">
            <w:pPr>
              <w:ind w:left="5"/>
              <w:jc w:val="center"/>
              <w:rPr>
                <w:del w:id="2056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57" w:author="Guduguntla Shivani" w:date="2025-10-14T15:29:00Z" w16du:dateUtc="2025-10-14T09:59:00Z">
              <w:r w:rsidRPr="001F0B56" w:rsidDel="009719A5">
                <w:rPr>
                  <w:rFonts w:cstheme="minorHAnsi"/>
                  <w:i/>
                  <w:sz w:val="24"/>
                  <w:szCs w:val="24"/>
                </w:rPr>
                <w:delText>Very Unsatisfied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58" w:author="Guduguntla Shivani" w:date="2025-10-08T10:41:00Z" w16du:dateUtc="2025-10-08T05:11:00Z">
              <w:tcPr>
                <w:tcW w:w="10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5B63A0E" w14:textId="52CEB946" w:rsidR="002216BA" w:rsidRPr="001F0B56" w:rsidDel="009719A5" w:rsidRDefault="002216BA" w:rsidP="002216BA">
            <w:pPr>
              <w:ind w:left="5"/>
              <w:jc w:val="center"/>
              <w:rPr>
                <w:del w:id="2059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60" w:author="Guduguntla Shivani" w:date="2025-10-14T15:29:00Z" w16du:dateUtc="2025-10-14T09:59:00Z">
              <w:r w:rsidRPr="001F0B56" w:rsidDel="009719A5">
                <w:rPr>
                  <w:rFonts w:cstheme="minorHAnsi"/>
                  <w:i/>
                  <w:sz w:val="24"/>
                  <w:szCs w:val="24"/>
                </w:rPr>
                <w:delText>Unsatisfied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61" w:author="Guduguntla Shivani" w:date="2025-10-08T10:41:00Z" w16du:dateUtc="2025-10-08T05:11:00Z">
              <w:tcPr>
                <w:tcW w:w="13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ADE1D0D" w14:textId="76FEDED6" w:rsidR="002216BA" w:rsidRPr="001F0B56" w:rsidDel="009719A5" w:rsidRDefault="002216BA" w:rsidP="002216BA">
            <w:pPr>
              <w:ind w:left="5"/>
              <w:jc w:val="center"/>
              <w:rPr>
                <w:del w:id="2062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63" w:author="Guduguntla Shivani" w:date="2025-10-14T15:29:00Z" w16du:dateUtc="2025-10-14T09:59:00Z">
              <w:r w:rsidRPr="001F0B56" w:rsidDel="009719A5">
                <w:rPr>
                  <w:rFonts w:cstheme="minorHAnsi"/>
                  <w:i/>
                  <w:sz w:val="24"/>
                  <w:szCs w:val="24"/>
                </w:rPr>
                <w:delText>Moderately Satisfied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64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0D6033" w14:textId="62BFCBC3" w:rsidR="002216BA" w:rsidRPr="001F0B56" w:rsidDel="009719A5" w:rsidRDefault="002216BA" w:rsidP="002216BA">
            <w:pPr>
              <w:ind w:left="5"/>
              <w:jc w:val="center"/>
              <w:rPr>
                <w:del w:id="2065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66" w:author="Guduguntla Shivani" w:date="2025-10-14T15:29:00Z" w16du:dateUtc="2025-10-14T09:59:00Z">
              <w:r w:rsidRPr="001F0B56" w:rsidDel="009719A5">
                <w:rPr>
                  <w:rFonts w:cstheme="minorHAnsi"/>
                  <w:i/>
                  <w:sz w:val="24"/>
                  <w:szCs w:val="24"/>
                </w:rPr>
                <w:delText>Satisfied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67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A3074B2" w14:textId="532E3CBB" w:rsidR="002216BA" w:rsidRPr="001F0B56" w:rsidDel="009719A5" w:rsidRDefault="002216BA" w:rsidP="002216BA">
            <w:pPr>
              <w:ind w:left="5"/>
              <w:jc w:val="center"/>
              <w:rPr>
                <w:del w:id="2068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69" w:author="Guduguntla Shivani" w:date="2025-10-14T15:29:00Z" w16du:dateUtc="2025-10-14T09:59:00Z">
              <w:r w:rsidRPr="001F0B56" w:rsidDel="009719A5">
                <w:rPr>
                  <w:rFonts w:cstheme="minorHAnsi"/>
                  <w:i/>
                  <w:sz w:val="24"/>
                  <w:szCs w:val="24"/>
                </w:rPr>
                <w:delText>Very Satisfied</w:delText>
              </w:r>
            </w:del>
          </w:p>
        </w:tc>
      </w:tr>
      <w:tr w:rsidR="008A5B9C" w:rsidRPr="001F0B56" w:rsidDel="009719A5" w14:paraId="56333D7F" w14:textId="18A549A0" w:rsidTr="00B16677">
        <w:trPr>
          <w:trHeight w:val="566"/>
          <w:del w:id="2070" w:author="Guduguntla Shivani" w:date="2025-10-14T15:29:00Z"/>
          <w:trPrChange w:id="2071" w:author="Guduguntla Shivani" w:date="2025-10-08T10:41:00Z" w16du:dateUtc="2025-10-08T05:11:00Z">
            <w:trPr>
              <w:trHeight w:val="566"/>
            </w:trPr>
          </w:trPrChange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72" w:author="Guduguntla Shivani" w:date="2025-10-08T10:41:00Z" w16du:dateUtc="2025-10-08T05:11:00Z">
              <w:tcPr>
                <w:tcW w:w="32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7934E19" w14:textId="0914AE4E" w:rsidR="008A5B9C" w:rsidRPr="001F0B56" w:rsidDel="009719A5" w:rsidRDefault="008A5B9C" w:rsidP="008A5B9C">
            <w:pPr>
              <w:tabs>
                <w:tab w:val="center" w:pos="2620"/>
              </w:tabs>
              <w:spacing w:line="259" w:lineRule="auto"/>
              <w:jc w:val="both"/>
              <w:rPr>
                <w:del w:id="2073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74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 xml:space="preserve">1. Ease of logging a complaint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75" w:author="Guduguntla Shivani" w:date="2025-10-08T10:41:00Z" w16du:dateUtc="2025-10-08T05:11:00Z">
              <w:tcPr>
                <w:tcW w:w="10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7927DFDB" w14:textId="48D43917" w:rsidR="008A5B9C" w:rsidRPr="001F0B56" w:rsidDel="009719A5" w:rsidRDefault="008A5B9C" w:rsidP="008A5B9C">
            <w:pPr>
              <w:spacing w:line="259" w:lineRule="auto"/>
              <w:ind w:left="5"/>
              <w:jc w:val="center"/>
              <w:rPr>
                <w:del w:id="2076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77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78" w:author="Guduguntla Shivani" w:date="2025-10-08T10:41:00Z" w16du:dateUtc="2025-10-08T05:11:00Z">
              <w:tcPr>
                <w:tcW w:w="10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9C3DF68" w14:textId="3D2C01CA" w:rsidR="008A5B9C" w:rsidRPr="001F0B56" w:rsidDel="009719A5" w:rsidRDefault="008A5B9C" w:rsidP="008A5B9C">
            <w:pPr>
              <w:ind w:left="5"/>
              <w:jc w:val="center"/>
              <w:rPr>
                <w:del w:id="2079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80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81" w:author="Guduguntla Shivani" w:date="2025-10-08T10:41:00Z" w16du:dateUtc="2025-10-08T05:11:00Z">
              <w:tcPr>
                <w:tcW w:w="13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A5E3C39" w14:textId="202290BB" w:rsidR="008A5B9C" w:rsidRPr="001F0B56" w:rsidDel="009719A5" w:rsidRDefault="008A5B9C" w:rsidP="008A5B9C">
            <w:pPr>
              <w:ind w:left="5"/>
              <w:jc w:val="center"/>
              <w:rPr>
                <w:del w:id="2082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83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84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C392D53" w14:textId="36B67174" w:rsidR="008A5B9C" w:rsidRPr="001F0B56" w:rsidDel="009719A5" w:rsidRDefault="008A5B9C" w:rsidP="008A5B9C">
            <w:pPr>
              <w:ind w:left="5"/>
              <w:jc w:val="center"/>
              <w:rPr>
                <w:del w:id="2085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86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87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88CA218" w14:textId="636E46F6" w:rsidR="008A5B9C" w:rsidRPr="001F0B56" w:rsidDel="009719A5" w:rsidRDefault="008A5B9C" w:rsidP="008A5B9C">
            <w:pPr>
              <w:ind w:left="5"/>
              <w:jc w:val="center"/>
              <w:rPr>
                <w:del w:id="2088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89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8A5B9C" w:rsidRPr="001F0B56" w:rsidDel="009719A5" w14:paraId="7FF6D097" w14:textId="712610D5" w:rsidTr="00B16677">
        <w:trPr>
          <w:trHeight w:val="545"/>
          <w:del w:id="2090" w:author="Guduguntla Shivani" w:date="2025-10-14T15:29:00Z"/>
          <w:trPrChange w:id="2091" w:author="Guduguntla Shivani" w:date="2025-10-08T10:41:00Z" w16du:dateUtc="2025-10-08T05:11:00Z">
            <w:trPr>
              <w:trHeight w:val="545"/>
            </w:trPr>
          </w:trPrChange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92" w:author="Guduguntla Shivani" w:date="2025-10-08T10:41:00Z" w16du:dateUtc="2025-10-08T05:11:00Z">
              <w:tcPr>
                <w:tcW w:w="32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6CB159F" w14:textId="4007A02E" w:rsidR="008A5B9C" w:rsidRPr="001F0B56" w:rsidDel="009719A5" w:rsidRDefault="008A5B9C" w:rsidP="008A5B9C">
            <w:pPr>
              <w:tabs>
                <w:tab w:val="center" w:pos="3012"/>
              </w:tabs>
              <w:jc w:val="both"/>
              <w:rPr>
                <w:del w:id="2093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94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 xml:space="preserve">2. </w:delText>
              </w:r>
              <w:r w:rsidRPr="001F0B56" w:rsidDel="009719A5">
                <w:rPr>
                  <w:rFonts w:cstheme="minorHAnsi"/>
                  <w:sz w:val="24"/>
                  <w:szCs w:val="24"/>
                </w:rPr>
                <w:tab/>
              </w:r>
            </w:del>
            <w:del w:id="2095" w:author="Guduguntla Shivani" w:date="2025-10-08T11:21:00Z" w16du:dateUtc="2025-10-08T05:51:00Z">
              <w:r w:rsidRPr="001F0B56" w:rsidDel="00296BEF">
                <w:rPr>
                  <w:rFonts w:cstheme="minorHAnsi"/>
                  <w:sz w:val="24"/>
                  <w:szCs w:val="24"/>
                </w:rPr>
                <w:delText xml:space="preserve">Speed of resolving the complaint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96" w:author="Guduguntla Shivani" w:date="2025-10-08T10:41:00Z" w16du:dateUtc="2025-10-08T05:11:00Z">
              <w:tcPr>
                <w:tcW w:w="10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8091821" w14:textId="26BB579A" w:rsidR="008A5B9C" w:rsidRPr="001F0B56" w:rsidDel="009719A5" w:rsidRDefault="008A5B9C" w:rsidP="008A5B9C">
            <w:pPr>
              <w:ind w:left="5"/>
              <w:jc w:val="center"/>
              <w:rPr>
                <w:del w:id="2097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098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099" w:author="Guduguntla Shivani" w:date="2025-10-08T10:41:00Z" w16du:dateUtc="2025-10-08T05:11:00Z">
              <w:tcPr>
                <w:tcW w:w="10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FEF79A3" w14:textId="6D39DE61" w:rsidR="008A5B9C" w:rsidRPr="001F0B56" w:rsidDel="009719A5" w:rsidRDefault="008A5B9C" w:rsidP="008A5B9C">
            <w:pPr>
              <w:ind w:left="5"/>
              <w:jc w:val="center"/>
              <w:rPr>
                <w:del w:id="2100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01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02" w:author="Guduguntla Shivani" w:date="2025-10-08T10:41:00Z" w16du:dateUtc="2025-10-08T05:11:00Z">
              <w:tcPr>
                <w:tcW w:w="13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11A3F47" w14:textId="262BE66C" w:rsidR="008A5B9C" w:rsidRPr="001F0B56" w:rsidDel="009719A5" w:rsidRDefault="008A5B9C" w:rsidP="008A5B9C">
            <w:pPr>
              <w:ind w:left="5"/>
              <w:jc w:val="center"/>
              <w:rPr>
                <w:del w:id="2103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04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05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56FA5132" w14:textId="3D23BD80" w:rsidR="008A5B9C" w:rsidRPr="001F0B56" w:rsidDel="009719A5" w:rsidRDefault="008A5B9C" w:rsidP="008A5B9C">
            <w:pPr>
              <w:ind w:left="5"/>
              <w:jc w:val="center"/>
              <w:rPr>
                <w:del w:id="2106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07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08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5C09D32A" w14:textId="1CBBF155" w:rsidR="008A5B9C" w:rsidRPr="001F0B56" w:rsidDel="009719A5" w:rsidRDefault="008A5B9C" w:rsidP="008A5B9C">
            <w:pPr>
              <w:ind w:left="5"/>
              <w:jc w:val="center"/>
              <w:rPr>
                <w:del w:id="2109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10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8A5B9C" w:rsidRPr="001F0B56" w:rsidDel="009719A5" w14:paraId="3823AFA8" w14:textId="2E6007AF" w:rsidTr="00B16677">
        <w:trPr>
          <w:trHeight w:val="545"/>
          <w:del w:id="2111" w:author="Guduguntla Shivani" w:date="2025-10-14T15:29:00Z"/>
          <w:trPrChange w:id="2112" w:author="Guduguntla Shivani" w:date="2025-10-08T10:41:00Z" w16du:dateUtc="2025-10-08T05:11:00Z">
            <w:trPr>
              <w:trHeight w:val="545"/>
            </w:trPr>
          </w:trPrChange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13" w:author="Guduguntla Shivani" w:date="2025-10-08T10:41:00Z" w16du:dateUtc="2025-10-08T05:11:00Z">
              <w:tcPr>
                <w:tcW w:w="32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AAD24FF" w14:textId="29627AD7" w:rsidR="008A5B9C" w:rsidRPr="001F0B56" w:rsidDel="009719A5" w:rsidRDefault="008A5B9C" w:rsidP="008A5B9C">
            <w:pPr>
              <w:tabs>
                <w:tab w:val="center" w:pos="3012"/>
              </w:tabs>
              <w:spacing w:line="259" w:lineRule="auto"/>
              <w:jc w:val="both"/>
              <w:rPr>
                <w:del w:id="2114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15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 xml:space="preserve">3. </w:delText>
              </w:r>
              <w:r w:rsidRPr="001F0B56" w:rsidDel="009719A5">
                <w:rPr>
                  <w:rFonts w:cstheme="minorHAnsi"/>
                  <w:sz w:val="24"/>
                  <w:szCs w:val="24"/>
                </w:rPr>
                <w:tab/>
                <w:delText xml:space="preserve">Ability to provide a satisfactory solution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16" w:author="Guduguntla Shivani" w:date="2025-10-08T10:41:00Z" w16du:dateUtc="2025-10-08T05:11:00Z">
              <w:tcPr>
                <w:tcW w:w="10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1F711318" w14:textId="60E4EA54" w:rsidR="008A5B9C" w:rsidRPr="001F0B56" w:rsidDel="009719A5" w:rsidRDefault="008A5B9C" w:rsidP="008A5B9C">
            <w:pPr>
              <w:spacing w:line="259" w:lineRule="auto"/>
              <w:ind w:left="5"/>
              <w:jc w:val="center"/>
              <w:rPr>
                <w:del w:id="2117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18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19" w:author="Guduguntla Shivani" w:date="2025-10-08T10:41:00Z" w16du:dateUtc="2025-10-08T05:11:00Z">
              <w:tcPr>
                <w:tcW w:w="10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FF64BFF" w14:textId="687530B0" w:rsidR="008A5B9C" w:rsidRPr="001F0B56" w:rsidDel="009719A5" w:rsidRDefault="008A5B9C" w:rsidP="008A5B9C">
            <w:pPr>
              <w:ind w:left="5"/>
              <w:jc w:val="center"/>
              <w:rPr>
                <w:del w:id="2120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21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22" w:author="Guduguntla Shivani" w:date="2025-10-08T10:41:00Z" w16du:dateUtc="2025-10-08T05:11:00Z">
              <w:tcPr>
                <w:tcW w:w="13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6CE4C08" w14:textId="279D1790" w:rsidR="008A5B9C" w:rsidRPr="001F0B56" w:rsidDel="009719A5" w:rsidRDefault="008A5B9C" w:rsidP="008A5B9C">
            <w:pPr>
              <w:ind w:left="5"/>
              <w:jc w:val="center"/>
              <w:rPr>
                <w:del w:id="2123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24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25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234792F1" w14:textId="4FF5B1F1" w:rsidR="008A5B9C" w:rsidRPr="001F0B56" w:rsidDel="009719A5" w:rsidRDefault="008A5B9C" w:rsidP="008A5B9C">
            <w:pPr>
              <w:ind w:left="5"/>
              <w:jc w:val="center"/>
              <w:rPr>
                <w:del w:id="2126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27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28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BDCFEB2" w14:textId="7E661C7E" w:rsidR="008A5B9C" w:rsidRPr="001F0B56" w:rsidDel="009719A5" w:rsidRDefault="008A5B9C" w:rsidP="008A5B9C">
            <w:pPr>
              <w:ind w:left="5"/>
              <w:jc w:val="center"/>
              <w:rPr>
                <w:del w:id="2129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30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8A5B9C" w:rsidRPr="001F0B56" w:rsidDel="009719A5" w14:paraId="07E8B399" w14:textId="43B8732C" w:rsidTr="00B16677">
        <w:trPr>
          <w:trHeight w:val="569"/>
          <w:del w:id="2131" w:author="Guduguntla Shivani" w:date="2025-10-14T15:29:00Z"/>
          <w:trPrChange w:id="2132" w:author="Guduguntla Shivani" w:date="2025-10-08T10:41:00Z" w16du:dateUtc="2025-10-08T05:11:00Z">
            <w:trPr>
              <w:trHeight w:val="569"/>
            </w:trPr>
          </w:trPrChange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33" w:author="Guduguntla Shivani" w:date="2025-10-08T10:41:00Z" w16du:dateUtc="2025-10-08T05:11:00Z">
              <w:tcPr>
                <w:tcW w:w="32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C169453" w14:textId="49FF3938" w:rsidR="008A5B9C" w:rsidRPr="001F0B56" w:rsidDel="009719A5" w:rsidRDefault="008A5B9C" w:rsidP="008A5B9C">
            <w:pPr>
              <w:tabs>
                <w:tab w:val="center" w:pos="2727"/>
              </w:tabs>
              <w:jc w:val="both"/>
              <w:rPr>
                <w:del w:id="2134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35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 xml:space="preserve">4. </w:delText>
              </w:r>
              <w:r w:rsidRPr="001F0B56" w:rsidDel="009719A5">
                <w:rPr>
                  <w:rFonts w:cstheme="minorHAnsi"/>
                  <w:sz w:val="24"/>
                  <w:szCs w:val="24"/>
                </w:rPr>
                <w:tab/>
                <w:delText xml:space="preserve">Effectiveness of Corrective actions and preventive action taken </w:delText>
              </w:r>
            </w:del>
            <w:del w:id="2136" w:author="Guduguntla Shivani" w:date="2025-10-08T11:21:00Z" w16du:dateUtc="2025-10-08T05:51:00Z">
              <w:r w:rsidRPr="001F0B56" w:rsidDel="00296BEF">
                <w:rPr>
                  <w:rFonts w:cstheme="minorHAnsi"/>
                  <w:sz w:val="24"/>
                  <w:szCs w:val="24"/>
                </w:rPr>
                <w:delText xml:space="preserve">(CAPA) 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37" w:author="Guduguntla Shivani" w:date="2025-10-08T10:41:00Z" w16du:dateUtc="2025-10-08T05:11:00Z">
              <w:tcPr>
                <w:tcW w:w="10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19451B42" w14:textId="2524F302" w:rsidR="008A5B9C" w:rsidRPr="001F0B56" w:rsidDel="009719A5" w:rsidRDefault="008A5B9C" w:rsidP="008A5B9C">
            <w:pPr>
              <w:ind w:left="5"/>
              <w:jc w:val="center"/>
              <w:rPr>
                <w:del w:id="2138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39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40" w:author="Guduguntla Shivani" w:date="2025-10-08T10:41:00Z" w16du:dateUtc="2025-10-08T05:11:00Z">
              <w:tcPr>
                <w:tcW w:w="10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B33640F" w14:textId="1F08BB98" w:rsidR="008A5B9C" w:rsidRPr="001F0B56" w:rsidDel="009719A5" w:rsidRDefault="008A5B9C" w:rsidP="008A5B9C">
            <w:pPr>
              <w:ind w:left="5"/>
              <w:jc w:val="center"/>
              <w:rPr>
                <w:del w:id="2141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42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43" w:author="Guduguntla Shivani" w:date="2025-10-08T10:41:00Z" w16du:dateUtc="2025-10-08T05:11:00Z">
              <w:tcPr>
                <w:tcW w:w="13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D9245F3" w14:textId="12BCC48F" w:rsidR="008A5B9C" w:rsidRPr="001F0B56" w:rsidDel="009719A5" w:rsidRDefault="008A5B9C" w:rsidP="008A5B9C">
            <w:pPr>
              <w:ind w:left="5"/>
              <w:jc w:val="center"/>
              <w:rPr>
                <w:del w:id="2144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45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46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7F926572" w14:textId="58BFEC55" w:rsidR="008A5B9C" w:rsidRPr="001F0B56" w:rsidDel="009719A5" w:rsidRDefault="008A5B9C" w:rsidP="008A5B9C">
            <w:pPr>
              <w:ind w:left="5"/>
              <w:jc w:val="center"/>
              <w:rPr>
                <w:del w:id="2147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48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49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2E4AD561" w14:textId="382D7A45" w:rsidR="008A5B9C" w:rsidRPr="001F0B56" w:rsidDel="009719A5" w:rsidRDefault="008A5B9C" w:rsidP="008A5B9C">
            <w:pPr>
              <w:ind w:left="5"/>
              <w:jc w:val="center"/>
              <w:rPr>
                <w:del w:id="2150" w:author="Guduguntla Shivani" w:date="2025-10-14T15:29:00Z" w16du:dateUtc="2025-10-14T09:59:00Z"/>
                <w:rFonts w:cstheme="minorHAnsi"/>
                <w:sz w:val="24"/>
                <w:szCs w:val="24"/>
              </w:rPr>
            </w:pPr>
            <w:del w:id="2151" w:author="Guduguntla Shivani" w:date="2025-10-14T15:29:00Z" w16du:dateUtc="2025-10-14T09:59:00Z">
              <w:r w:rsidRPr="001F0B56" w:rsidDel="009719A5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  <w:tr w:rsidR="008A5B9C" w:rsidRPr="001F0B56" w:rsidDel="00B16677" w14:paraId="111793B5" w14:textId="5F19E0EE" w:rsidTr="00B16677">
        <w:trPr>
          <w:trHeight w:val="569"/>
          <w:del w:id="2152" w:author="Guduguntla Shivani" w:date="2025-10-08T10:41:00Z"/>
          <w:trPrChange w:id="2153" w:author="Guduguntla Shivani" w:date="2025-10-08T10:41:00Z" w16du:dateUtc="2025-10-08T05:11:00Z">
            <w:trPr>
              <w:trHeight w:val="569"/>
            </w:trPr>
          </w:trPrChange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54" w:author="Guduguntla Shivani" w:date="2025-10-08T10:41:00Z" w16du:dateUtc="2025-10-08T05:11:00Z">
              <w:tcPr>
                <w:tcW w:w="32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53EA165" w14:textId="468A0C59" w:rsidR="008A5B9C" w:rsidRPr="001F0B56" w:rsidDel="00B16677" w:rsidRDefault="008A5B9C" w:rsidP="008A5B9C">
            <w:pPr>
              <w:tabs>
                <w:tab w:val="center" w:pos="2727"/>
              </w:tabs>
              <w:jc w:val="both"/>
              <w:rPr>
                <w:del w:id="2155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56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 xml:space="preserve">5. </w:delText>
              </w:r>
              <w:r w:rsidR="00B25796" w:rsidRPr="001F0B56" w:rsidDel="00B16677">
                <w:rPr>
                  <w:rFonts w:cstheme="minorHAnsi"/>
                  <w:sz w:val="24"/>
                  <w:szCs w:val="24"/>
                </w:rPr>
                <w:tab/>
                <w:delText>Overall rating on Complaints Handling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57" w:author="Guduguntla Shivani" w:date="2025-10-08T10:41:00Z" w16du:dateUtc="2025-10-08T05:11:00Z">
              <w:tcPr>
                <w:tcW w:w="10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EC244A1" w14:textId="39088E6B" w:rsidR="008A5B9C" w:rsidRPr="001F0B56" w:rsidDel="00B16677" w:rsidRDefault="008A5B9C" w:rsidP="008A5B9C">
            <w:pPr>
              <w:ind w:left="5"/>
              <w:jc w:val="center"/>
              <w:rPr>
                <w:del w:id="2158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59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60" w:author="Guduguntla Shivani" w:date="2025-10-08T10:41:00Z" w16du:dateUtc="2025-10-08T05:11:00Z">
              <w:tcPr>
                <w:tcW w:w="10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DCFC363" w14:textId="184C81C7" w:rsidR="008A5B9C" w:rsidRPr="001F0B56" w:rsidDel="00B16677" w:rsidRDefault="008A5B9C" w:rsidP="008A5B9C">
            <w:pPr>
              <w:ind w:left="5"/>
              <w:jc w:val="center"/>
              <w:rPr>
                <w:del w:id="2161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62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63" w:author="Guduguntla Shivani" w:date="2025-10-08T10:41:00Z" w16du:dateUtc="2025-10-08T05:11:00Z">
              <w:tcPr>
                <w:tcW w:w="13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768759D8" w14:textId="4A1B8024" w:rsidR="008A5B9C" w:rsidRPr="001F0B56" w:rsidDel="00B16677" w:rsidRDefault="008A5B9C" w:rsidP="008A5B9C">
            <w:pPr>
              <w:ind w:left="5"/>
              <w:jc w:val="center"/>
              <w:rPr>
                <w:del w:id="2164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65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66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18EAC1B" w14:textId="1C0FBE8C" w:rsidR="008A5B9C" w:rsidRPr="001F0B56" w:rsidDel="00B16677" w:rsidRDefault="008A5B9C" w:rsidP="008A5B9C">
            <w:pPr>
              <w:ind w:left="5"/>
              <w:jc w:val="center"/>
              <w:rPr>
                <w:del w:id="2167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68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2169" w:author="Guduguntla Shivani" w:date="2025-10-08T10:41:00Z" w16du:dateUtc="2025-10-08T05:11:00Z">
              <w:tcPr>
                <w:tcW w:w="10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196D4C5F" w14:textId="230DAFB1" w:rsidR="008A5B9C" w:rsidRPr="001F0B56" w:rsidDel="00B16677" w:rsidRDefault="008A5B9C" w:rsidP="008A5B9C">
            <w:pPr>
              <w:ind w:left="5"/>
              <w:jc w:val="center"/>
              <w:rPr>
                <w:del w:id="2170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71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</w:tr>
    </w:tbl>
    <w:p w14:paraId="596F99D9" w14:textId="16272B1D" w:rsidR="008A5B9C" w:rsidRPr="001F0B56" w:rsidDel="009719A5" w:rsidRDefault="008A5B9C" w:rsidP="0064037E">
      <w:pPr>
        <w:ind w:left="720" w:hanging="720"/>
        <w:jc w:val="both"/>
        <w:rPr>
          <w:del w:id="2172" w:author="Guduguntla Shivani" w:date="2025-10-14T15:29:00Z" w16du:dateUtc="2025-10-14T09:59:00Z"/>
          <w:rFonts w:cstheme="minorHAnsi"/>
          <w:sz w:val="24"/>
          <w:szCs w:val="24"/>
        </w:rPr>
      </w:pPr>
    </w:p>
    <w:p w14:paraId="12C973D5" w14:textId="30DC6CA2" w:rsidR="00C37BFC" w:rsidRPr="001F0B56" w:rsidDel="00B16677" w:rsidRDefault="00C37BFC" w:rsidP="00B16677">
      <w:pPr>
        <w:spacing w:after="1" w:line="256" w:lineRule="auto"/>
        <w:ind w:left="720" w:hanging="720"/>
        <w:rPr>
          <w:del w:id="2173" w:author="Guduguntla Shivani" w:date="2025-10-08T10:41:00Z" w16du:dateUtc="2025-10-08T05:11:00Z"/>
          <w:rFonts w:cstheme="minorHAnsi"/>
          <w:sz w:val="24"/>
          <w:szCs w:val="24"/>
        </w:rPr>
      </w:pPr>
      <w:del w:id="2174" w:author="Guduguntla Shivani" w:date="2025-10-08T11:20:00Z" w16du:dateUtc="2025-10-08T05:50:00Z">
        <w:r w:rsidRPr="001F0B56" w:rsidDel="005574C8">
          <w:rPr>
            <w:rFonts w:cstheme="minorHAnsi"/>
            <w:sz w:val="24"/>
            <w:szCs w:val="24"/>
          </w:rPr>
          <w:delText>E</w:delText>
        </w:r>
      </w:del>
      <w:del w:id="2175" w:author="Guduguntla Shivani" w:date="2025-10-14T15:29:00Z" w16du:dateUtc="2025-10-14T09:59:00Z">
        <w:r w:rsidRPr="001F0B56" w:rsidDel="009719A5">
          <w:rPr>
            <w:rFonts w:cstheme="minorHAnsi"/>
            <w:sz w:val="24"/>
            <w:szCs w:val="24"/>
          </w:rPr>
          <w:delText>2.</w:delText>
        </w:r>
        <w:r w:rsidRPr="001F0B56" w:rsidDel="009719A5">
          <w:rPr>
            <w:rFonts w:cstheme="minorHAnsi"/>
            <w:sz w:val="24"/>
            <w:szCs w:val="24"/>
          </w:rPr>
          <w:tab/>
        </w:r>
      </w:del>
      <w:del w:id="2176" w:author="Guduguntla Shivani" w:date="2025-10-08T10:41:00Z" w16du:dateUtc="2025-10-08T05:11:00Z">
        <w:r w:rsidRPr="001F0B56" w:rsidDel="00B16677">
          <w:rPr>
            <w:rFonts w:cstheme="minorHAnsi"/>
            <w:sz w:val="24"/>
            <w:szCs w:val="24"/>
          </w:rPr>
          <w:delText xml:space="preserve">Please provide reason for your dissatisfaction rating </w:delText>
        </w:r>
        <w:r w:rsidR="00371F1E" w:rsidRPr="001F0B56" w:rsidDel="00B16677">
          <w:rPr>
            <w:rFonts w:cstheme="minorHAnsi"/>
            <w:sz w:val="24"/>
            <w:szCs w:val="24"/>
          </w:rPr>
          <w:delText xml:space="preserve">(codes 1, 2 &amp; 3) </w:delText>
        </w:r>
        <w:r w:rsidRPr="001F0B56" w:rsidDel="00B16677">
          <w:rPr>
            <w:rFonts w:cstheme="minorHAnsi"/>
            <w:sz w:val="24"/>
            <w:szCs w:val="24"/>
          </w:rPr>
          <w:delText xml:space="preserve">on any attribute listed above for </w:delText>
        </w:r>
        <w:r w:rsidRPr="001F0B56" w:rsidDel="00B16677">
          <w:rPr>
            <w:rFonts w:cstheme="minorHAnsi"/>
            <w:b/>
            <w:bCs/>
            <w:sz w:val="24"/>
            <w:szCs w:val="24"/>
          </w:rPr>
          <w:delText>Complaint</w:delText>
        </w:r>
        <w:r w:rsidR="00794696" w:rsidRPr="001F0B56" w:rsidDel="00B16677">
          <w:rPr>
            <w:rFonts w:cstheme="minorHAnsi"/>
            <w:b/>
            <w:bCs/>
            <w:sz w:val="24"/>
            <w:szCs w:val="24"/>
          </w:rPr>
          <w:delText>s</w:delText>
        </w:r>
        <w:r w:rsidRPr="001F0B56" w:rsidDel="00B16677">
          <w:rPr>
            <w:rFonts w:cstheme="minorHAnsi"/>
            <w:b/>
            <w:bCs/>
            <w:sz w:val="24"/>
            <w:szCs w:val="24"/>
          </w:rPr>
          <w:delText xml:space="preserve"> Handlin</w:delText>
        </w:r>
        <w:r w:rsidR="000531EF" w:rsidRPr="001F0B56" w:rsidDel="00B16677">
          <w:rPr>
            <w:rFonts w:cstheme="minorHAnsi"/>
            <w:b/>
            <w:bCs/>
            <w:sz w:val="24"/>
            <w:szCs w:val="24"/>
          </w:rPr>
          <w:delText>g</w:delText>
        </w:r>
      </w:del>
    </w:p>
    <w:p w14:paraId="556D5C90" w14:textId="21F5DF98" w:rsidR="00C37BFC" w:rsidRPr="001F0B56" w:rsidDel="00B16677" w:rsidRDefault="00C37BFC" w:rsidP="00B16677">
      <w:pPr>
        <w:spacing w:after="1" w:line="256" w:lineRule="auto"/>
        <w:ind w:left="720" w:hanging="720"/>
        <w:rPr>
          <w:del w:id="2177" w:author="Guduguntla Shivani" w:date="2025-10-08T10:41:00Z" w16du:dateUtc="2025-10-08T05:11:00Z"/>
          <w:rFonts w:cstheme="minorHAnsi"/>
          <w:sz w:val="24"/>
          <w:szCs w:val="24"/>
        </w:rPr>
      </w:pPr>
    </w:p>
    <w:tbl>
      <w:tblPr>
        <w:tblStyle w:val="TableGrid0"/>
        <w:tblW w:w="9738" w:type="dxa"/>
        <w:tblInd w:w="113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738"/>
      </w:tblGrid>
      <w:tr w:rsidR="00C37BFC" w:rsidRPr="001F0B56" w:rsidDel="00B16677" w14:paraId="5D9741BC" w14:textId="708CA85C" w:rsidTr="00857C8E">
        <w:trPr>
          <w:trHeight w:val="742"/>
          <w:del w:id="2178" w:author="Guduguntla Shivani" w:date="2025-10-08T10:41:00Z"/>
        </w:trPr>
        <w:tc>
          <w:tcPr>
            <w:tcW w:w="9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E444" w14:textId="50D50DC9" w:rsidR="00C37BFC" w:rsidRPr="001F0B56" w:rsidDel="00B16677" w:rsidRDefault="00C37BFC" w:rsidP="00B16677">
            <w:pPr>
              <w:spacing w:after="1" w:line="256" w:lineRule="auto"/>
              <w:ind w:left="720" w:hanging="720"/>
              <w:rPr>
                <w:del w:id="2179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80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  <w:p w14:paraId="635C9EEF" w14:textId="187EB90E" w:rsidR="00C37BFC" w:rsidRPr="001F0B56" w:rsidDel="00B16677" w:rsidRDefault="00C37BFC" w:rsidP="00B16677">
            <w:pPr>
              <w:spacing w:after="1" w:line="256" w:lineRule="auto"/>
              <w:ind w:left="720" w:hanging="720"/>
              <w:rPr>
                <w:del w:id="2181" w:author="Guduguntla Shivani" w:date="2025-10-08T10:41:00Z" w16du:dateUtc="2025-10-08T05:11:00Z"/>
                <w:rFonts w:cstheme="minorHAnsi"/>
                <w:sz w:val="24"/>
                <w:szCs w:val="24"/>
              </w:rPr>
            </w:pPr>
          </w:p>
          <w:p w14:paraId="0835EA62" w14:textId="508E0A2E" w:rsidR="00C37BFC" w:rsidRPr="001F0B56" w:rsidDel="00B16677" w:rsidRDefault="00C37BFC" w:rsidP="00B16677">
            <w:pPr>
              <w:spacing w:after="1" w:line="256" w:lineRule="auto"/>
              <w:ind w:left="720" w:hanging="720"/>
              <w:rPr>
                <w:del w:id="2182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83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  <w:p w14:paraId="176D77BD" w14:textId="7429541C" w:rsidR="00C37BFC" w:rsidRPr="001F0B56" w:rsidDel="00B16677" w:rsidRDefault="00C37BFC" w:rsidP="00B16677">
            <w:pPr>
              <w:spacing w:after="1" w:line="256" w:lineRule="auto"/>
              <w:ind w:left="720" w:hanging="720"/>
              <w:rPr>
                <w:del w:id="2184" w:author="Guduguntla Shivani" w:date="2025-10-08T10:41:00Z" w16du:dateUtc="2025-10-08T05:11:00Z"/>
                <w:rFonts w:cstheme="minorHAnsi"/>
                <w:sz w:val="24"/>
                <w:szCs w:val="24"/>
              </w:rPr>
            </w:pPr>
            <w:del w:id="2185" w:author="Guduguntla Shivani" w:date="2025-10-08T10:41:00Z" w16du:dateUtc="2025-10-08T05:11:00Z">
              <w:r w:rsidRPr="001F0B56" w:rsidDel="00B16677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</w:tc>
      </w:tr>
    </w:tbl>
    <w:p w14:paraId="5720128D" w14:textId="77777777" w:rsidR="00F457D4" w:rsidRPr="001F0B56" w:rsidDel="00B63A53" w:rsidRDefault="00F457D4" w:rsidP="00B16677">
      <w:pPr>
        <w:spacing w:after="1" w:line="256" w:lineRule="auto"/>
        <w:ind w:left="720" w:hanging="720"/>
        <w:rPr>
          <w:del w:id="2186" w:author="Vikas Kori" w:date="2026-01-12T13:02:00Z" w16du:dateUtc="2026-01-12T07:32:00Z"/>
          <w:rFonts w:cstheme="minorHAnsi"/>
          <w:sz w:val="24"/>
          <w:szCs w:val="24"/>
        </w:rPr>
      </w:pPr>
      <w:bookmarkStart w:id="2187" w:name="_Hlk152258543"/>
    </w:p>
    <w:p w14:paraId="0CB0EDEC" w14:textId="77777777" w:rsidR="00710BA7" w:rsidRPr="001F0B56" w:rsidDel="00B63A53" w:rsidRDefault="00710BA7" w:rsidP="00710BA7">
      <w:pPr>
        <w:spacing w:after="0"/>
        <w:rPr>
          <w:del w:id="2188" w:author="Vikas Kori" w:date="2026-01-12T13:02:00Z" w16du:dateUtc="2026-01-12T07:32:00Z"/>
          <w:rFonts w:cstheme="minorHAnsi"/>
          <w:sz w:val="24"/>
          <w:szCs w:val="24"/>
        </w:rPr>
      </w:pPr>
      <w:del w:id="2189" w:author="Vikas Kori" w:date="2026-01-12T13:02:00Z" w16du:dateUtc="2026-01-12T07:32:00Z">
        <w:r w:rsidRPr="001F0B56" w:rsidDel="00B63A53">
          <w:rPr>
            <w:rFonts w:cstheme="minorHAnsi"/>
            <w:sz w:val="24"/>
            <w:szCs w:val="24"/>
          </w:rPr>
          <w:delText xml:space="preserve"> </w:delText>
        </w:r>
      </w:del>
    </w:p>
    <w:bookmarkEnd w:id="2187"/>
    <w:p w14:paraId="7BEC95BC" w14:textId="47C35CA7" w:rsidR="00C37BFC" w:rsidRPr="001F0B56" w:rsidDel="009719A5" w:rsidRDefault="00C37BFC">
      <w:pPr>
        <w:rPr>
          <w:del w:id="2190" w:author="Guduguntla Shivani" w:date="2025-10-14T15:29:00Z" w16du:dateUtc="2025-10-14T09:59:00Z"/>
          <w:rFonts w:cstheme="minorHAnsi"/>
          <w:b/>
          <w:bCs/>
          <w:sz w:val="24"/>
          <w:szCs w:val="24"/>
        </w:rPr>
      </w:pPr>
      <w:del w:id="2191" w:author="Vikas Kori" w:date="2026-01-12T13:02:00Z" w16du:dateUtc="2026-01-12T07:32:00Z">
        <w:r w:rsidRPr="001F0B56" w:rsidDel="00B63A53">
          <w:rPr>
            <w:rFonts w:cstheme="minorHAnsi"/>
            <w:b/>
            <w:bCs/>
            <w:sz w:val="24"/>
            <w:szCs w:val="24"/>
          </w:rPr>
          <w:br w:type="page"/>
        </w:r>
      </w:del>
    </w:p>
    <w:p w14:paraId="1821ED75" w14:textId="15153E95" w:rsidR="005B06C6" w:rsidRPr="001F0B56" w:rsidDel="005A0EEB" w:rsidRDefault="00710BA7">
      <w:pPr>
        <w:rPr>
          <w:del w:id="2192" w:author="Guduguntla Shivani" w:date="2025-09-18T15:25:00Z" w16du:dateUtc="2025-09-18T09:55:00Z"/>
          <w:rFonts w:cstheme="minorHAnsi"/>
          <w:b/>
          <w:bCs/>
          <w:sz w:val="24"/>
          <w:szCs w:val="24"/>
        </w:rPr>
        <w:pPrChange w:id="2193" w:author="Guduguntla Shivani" w:date="2025-10-14T15:29:00Z" w16du:dateUtc="2025-10-14T09:59:00Z">
          <w:pPr>
            <w:jc w:val="center"/>
          </w:pPr>
        </w:pPrChange>
      </w:pPr>
      <w:del w:id="2194" w:author="Guduguntla Shivani" w:date="2025-09-18T15:25:00Z" w16du:dateUtc="2025-09-18T09:55:00Z">
        <w:r w:rsidRPr="001F0B56" w:rsidDel="005A0EEB">
          <w:rPr>
            <w:rFonts w:cstheme="minorHAnsi"/>
            <w:b/>
            <w:bCs/>
            <w:sz w:val="24"/>
            <w:szCs w:val="24"/>
          </w:rPr>
          <w:delText xml:space="preserve">Section </w:delText>
        </w:r>
        <w:r w:rsidR="00F457D4" w:rsidRPr="001F0B56" w:rsidDel="005A0EEB">
          <w:rPr>
            <w:rFonts w:cstheme="minorHAnsi"/>
            <w:b/>
            <w:bCs/>
            <w:sz w:val="24"/>
            <w:szCs w:val="24"/>
          </w:rPr>
          <w:delText>F</w:delText>
        </w:r>
        <w:r w:rsidRPr="001F0B56" w:rsidDel="005A0EEB">
          <w:rPr>
            <w:rFonts w:cstheme="minorHAnsi"/>
            <w:b/>
            <w:bCs/>
            <w:sz w:val="24"/>
            <w:szCs w:val="24"/>
          </w:rPr>
          <w:delText xml:space="preserve"> : Overall </w:delText>
        </w:r>
        <w:r w:rsidR="00C37BFC" w:rsidRPr="001F0B56" w:rsidDel="005A0EEB">
          <w:rPr>
            <w:rFonts w:cstheme="minorHAnsi"/>
            <w:b/>
            <w:bCs/>
            <w:sz w:val="24"/>
            <w:szCs w:val="24"/>
          </w:rPr>
          <w:delText>Feedback</w:delText>
        </w:r>
      </w:del>
    </w:p>
    <w:p w14:paraId="25CE58D8" w14:textId="6D73F4E5" w:rsidR="003328CC" w:rsidRPr="001F0B56" w:rsidDel="005A0EEB" w:rsidRDefault="003328CC">
      <w:pPr>
        <w:rPr>
          <w:del w:id="2195" w:author="Guduguntla Shivani" w:date="2025-09-18T15:25:00Z" w16du:dateUtc="2025-09-18T09:55:00Z"/>
          <w:rFonts w:cstheme="minorHAnsi"/>
          <w:sz w:val="24"/>
          <w:szCs w:val="24"/>
        </w:rPr>
        <w:pPrChange w:id="2196" w:author="Guduguntla Shivani" w:date="2025-10-14T15:29:00Z" w16du:dateUtc="2025-10-14T09:59:00Z">
          <w:pPr>
            <w:ind w:left="720" w:hanging="720"/>
            <w:jc w:val="both"/>
          </w:pPr>
        </w:pPrChange>
      </w:pPr>
      <w:del w:id="2197" w:author="Guduguntla Shivani" w:date="2025-09-18T15:25:00Z" w16du:dateUtc="2025-09-18T09:55:00Z">
        <w:r w:rsidRPr="001F0B56" w:rsidDel="005A0EEB">
          <w:rPr>
            <w:rFonts w:cstheme="minorHAnsi"/>
            <w:sz w:val="24"/>
            <w:szCs w:val="24"/>
          </w:rPr>
          <w:delText>F1.      What is your satisfaction level towards the Complete Onboarding Process</w:delText>
        </w:r>
        <w:r w:rsidR="00073955" w:rsidRPr="001F0B56" w:rsidDel="005A0EEB">
          <w:rPr>
            <w:rFonts w:cstheme="minorHAnsi"/>
            <w:sz w:val="24"/>
            <w:szCs w:val="24"/>
          </w:rPr>
          <w:delText xml:space="preserve"> – from e-auction process to GSA execution</w:delText>
        </w:r>
        <w:r w:rsidRPr="001F0B56" w:rsidDel="005A0EEB">
          <w:rPr>
            <w:rFonts w:cstheme="minorHAnsi"/>
            <w:sz w:val="24"/>
            <w:szCs w:val="24"/>
          </w:rPr>
          <w:delText>?</w:delText>
        </w:r>
        <w:r w:rsidR="00E223C6" w:rsidRPr="001F0B56" w:rsidDel="005A0EEB">
          <w:rPr>
            <w:rFonts w:cstheme="minorHAnsi"/>
            <w:sz w:val="24"/>
            <w:szCs w:val="24"/>
          </w:rPr>
          <w:delText xml:space="preserve"> (SC)</w:delText>
        </w:r>
      </w:del>
    </w:p>
    <w:tbl>
      <w:tblPr>
        <w:tblStyle w:val="TableGrid"/>
        <w:tblW w:w="8737" w:type="dxa"/>
        <w:tblInd w:w="279" w:type="dxa"/>
        <w:tblLook w:val="04A0" w:firstRow="1" w:lastRow="0" w:firstColumn="1" w:lastColumn="0" w:noHBand="0" w:noVBand="1"/>
      </w:tblPr>
      <w:tblGrid>
        <w:gridCol w:w="2370"/>
        <w:gridCol w:w="1303"/>
        <w:gridCol w:w="1303"/>
        <w:gridCol w:w="1423"/>
        <w:gridCol w:w="1165"/>
        <w:gridCol w:w="1173"/>
      </w:tblGrid>
      <w:tr w:rsidR="002216BA" w:rsidRPr="001F0B56" w:rsidDel="005A0EEB" w14:paraId="2C8E45BB" w14:textId="1F73E3DE" w:rsidTr="00857C8E">
        <w:trPr>
          <w:del w:id="2198" w:author="Guduguntla Shivani" w:date="2025-09-18T15:25:00Z"/>
        </w:trPr>
        <w:tc>
          <w:tcPr>
            <w:tcW w:w="2625" w:type="dxa"/>
          </w:tcPr>
          <w:p w14:paraId="783314BB" w14:textId="1486DD7F" w:rsidR="002216BA" w:rsidRPr="001F0B56" w:rsidDel="005A0EEB" w:rsidRDefault="002216BA">
            <w:pPr>
              <w:rPr>
                <w:del w:id="2199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00" w:author="Guduguntla Shivani" w:date="2025-10-14T15:29:00Z" w16du:dateUtc="2025-10-14T09:59:00Z">
                <w:pPr>
                  <w:jc w:val="center"/>
                </w:pPr>
              </w:pPrChange>
            </w:pPr>
          </w:p>
        </w:tc>
        <w:tc>
          <w:tcPr>
            <w:tcW w:w="1239" w:type="dxa"/>
          </w:tcPr>
          <w:p w14:paraId="5AAF47F6" w14:textId="0EADFDE5" w:rsidR="002216BA" w:rsidRPr="001F0B56" w:rsidDel="005A0EEB" w:rsidRDefault="002216BA">
            <w:pPr>
              <w:rPr>
                <w:del w:id="2201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02" w:author="Guduguntla Shivani" w:date="2025-10-14T15:29:00Z" w16du:dateUtc="2025-10-14T09:59:00Z">
                <w:pPr>
                  <w:jc w:val="center"/>
                </w:pPr>
              </w:pPrChange>
            </w:pPr>
            <w:del w:id="2203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Very Unsatisfied</w:delText>
              </w:r>
            </w:del>
          </w:p>
        </w:tc>
        <w:tc>
          <w:tcPr>
            <w:tcW w:w="1026" w:type="dxa"/>
          </w:tcPr>
          <w:p w14:paraId="1168964A" w14:textId="6F009DD6" w:rsidR="002216BA" w:rsidRPr="001F0B56" w:rsidDel="005A0EEB" w:rsidRDefault="002216BA">
            <w:pPr>
              <w:rPr>
                <w:del w:id="2204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05" w:author="Guduguntla Shivani" w:date="2025-10-14T15:29:00Z" w16du:dateUtc="2025-10-14T09:59:00Z">
                <w:pPr>
                  <w:jc w:val="center"/>
                </w:pPr>
              </w:pPrChange>
            </w:pPr>
            <w:del w:id="2206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Unsatisfied</w:delText>
              </w:r>
            </w:del>
          </w:p>
        </w:tc>
        <w:tc>
          <w:tcPr>
            <w:tcW w:w="1443" w:type="dxa"/>
          </w:tcPr>
          <w:p w14:paraId="745A5A43" w14:textId="3AEE3335" w:rsidR="002216BA" w:rsidRPr="001F0B56" w:rsidDel="005A0EEB" w:rsidRDefault="002216BA">
            <w:pPr>
              <w:rPr>
                <w:del w:id="2207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08" w:author="Guduguntla Shivani" w:date="2025-10-14T15:29:00Z" w16du:dateUtc="2025-10-14T09:59:00Z">
                <w:pPr>
                  <w:jc w:val="center"/>
                </w:pPr>
              </w:pPrChange>
            </w:pPr>
            <w:del w:id="2209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Moderately Satisfied</w:delText>
              </w:r>
            </w:del>
          </w:p>
        </w:tc>
        <w:tc>
          <w:tcPr>
            <w:tcW w:w="1197" w:type="dxa"/>
          </w:tcPr>
          <w:p w14:paraId="4945C42F" w14:textId="354AB5F2" w:rsidR="002216BA" w:rsidRPr="001F0B56" w:rsidDel="005A0EEB" w:rsidRDefault="002216BA">
            <w:pPr>
              <w:rPr>
                <w:del w:id="2210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11" w:author="Guduguntla Shivani" w:date="2025-10-14T15:29:00Z" w16du:dateUtc="2025-10-14T09:59:00Z">
                <w:pPr>
                  <w:jc w:val="center"/>
                </w:pPr>
              </w:pPrChange>
            </w:pPr>
            <w:del w:id="2212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Satisfied</w:delText>
              </w:r>
            </w:del>
          </w:p>
        </w:tc>
        <w:tc>
          <w:tcPr>
            <w:tcW w:w="1207" w:type="dxa"/>
          </w:tcPr>
          <w:p w14:paraId="1484250E" w14:textId="4C70D3A3" w:rsidR="002216BA" w:rsidRPr="001F0B56" w:rsidDel="005A0EEB" w:rsidRDefault="002216BA">
            <w:pPr>
              <w:rPr>
                <w:del w:id="2213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14" w:author="Guduguntla Shivani" w:date="2025-10-14T15:29:00Z" w16du:dateUtc="2025-10-14T09:59:00Z">
                <w:pPr>
                  <w:jc w:val="center"/>
                </w:pPr>
              </w:pPrChange>
            </w:pPr>
            <w:del w:id="2215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Very Satisfied</w:delText>
              </w:r>
            </w:del>
          </w:p>
        </w:tc>
      </w:tr>
      <w:tr w:rsidR="003328CC" w:rsidRPr="001F0B56" w:rsidDel="005A0EEB" w14:paraId="34474AD6" w14:textId="7C60B059" w:rsidTr="00857C8E">
        <w:trPr>
          <w:del w:id="2216" w:author="Guduguntla Shivani" w:date="2025-09-18T15:25:00Z"/>
        </w:trPr>
        <w:tc>
          <w:tcPr>
            <w:tcW w:w="2625" w:type="dxa"/>
          </w:tcPr>
          <w:p w14:paraId="6915E0E3" w14:textId="6BA48ABC" w:rsidR="003328CC" w:rsidRPr="001F0B56" w:rsidDel="005A0EEB" w:rsidRDefault="003328CC">
            <w:pPr>
              <w:rPr>
                <w:del w:id="2217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18" w:author="Guduguntla Shivani" w:date="2025-10-14T15:29:00Z" w16du:dateUtc="2025-10-14T09:59:00Z">
                <w:pPr>
                  <w:jc w:val="center"/>
                </w:pPr>
              </w:pPrChange>
            </w:pPr>
            <w:del w:id="2219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Complete Onboarding Process</w:delText>
              </w:r>
            </w:del>
          </w:p>
        </w:tc>
        <w:tc>
          <w:tcPr>
            <w:tcW w:w="1239" w:type="dxa"/>
          </w:tcPr>
          <w:p w14:paraId="07614906" w14:textId="060EDFF3" w:rsidR="003328CC" w:rsidRPr="001F0B56" w:rsidDel="005A0EEB" w:rsidRDefault="003328CC">
            <w:pPr>
              <w:rPr>
                <w:del w:id="2220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21" w:author="Guduguntla Shivani" w:date="2025-10-14T15:29:00Z" w16du:dateUtc="2025-10-14T09:59:00Z">
                <w:pPr>
                  <w:jc w:val="center"/>
                </w:pPr>
              </w:pPrChange>
            </w:pPr>
            <w:del w:id="2222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1026" w:type="dxa"/>
          </w:tcPr>
          <w:p w14:paraId="3A3B1584" w14:textId="61D0929B" w:rsidR="003328CC" w:rsidRPr="001F0B56" w:rsidDel="005A0EEB" w:rsidRDefault="003328CC">
            <w:pPr>
              <w:rPr>
                <w:del w:id="2223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24" w:author="Guduguntla Shivani" w:date="2025-10-14T15:29:00Z" w16du:dateUtc="2025-10-14T09:59:00Z">
                <w:pPr>
                  <w:jc w:val="center"/>
                </w:pPr>
              </w:pPrChange>
            </w:pPr>
            <w:del w:id="2225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1443" w:type="dxa"/>
          </w:tcPr>
          <w:p w14:paraId="07B5347C" w14:textId="0A5336BA" w:rsidR="003328CC" w:rsidRPr="001F0B56" w:rsidDel="005A0EEB" w:rsidRDefault="003328CC">
            <w:pPr>
              <w:rPr>
                <w:del w:id="2226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27" w:author="Guduguntla Shivani" w:date="2025-10-14T15:29:00Z" w16du:dateUtc="2025-10-14T09:59:00Z">
                <w:pPr>
                  <w:jc w:val="center"/>
                </w:pPr>
              </w:pPrChange>
            </w:pPr>
            <w:del w:id="2228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3</w:delText>
              </w:r>
            </w:del>
          </w:p>
        </w:tc>
        <w:tc>
          <w:tcPr>
            <w:tcW w:w="1197" w:type="dxa"/>
          </w:tcPr>
          <w:p w14:paraId="4DAB301E" w14:textId="552FEFBE" w:rsidR="003328CC" w:rsidRPr="001F0B56" w:rsidDel="005A0EEB" w:rsidRDefault="003328CC">
            <w:pPr>
              <w:rPr>
                <w:del w:id="2229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30" w:author="Guduguntla Shivani" w:date="2025-10-14T15:29:00Z" w16du:dateUtc="2025-10-14T09:59:00Z">
                <w:pPr>
                  <w:jc w:val="center"/>
                </w:pPr>
              </w:pPrChange>
            </w:pPr>
            <w:del w:id="2231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4</w:delText>
              </w:r>
            </w:del>
          </w:p>
        </w:tc>
        <w:tc>
          <w:tcPr>
            <w:tcW w:w="1207" w:type="dxa"/>
          </w:tcPr>
          <w:p w14:paraId="3B61DC25" w14:textId="344CAB9F" w:rsidR="003328CC" w:rsidRPr="001F0B56" w:rsidDel="005A0EEB" w:rsidRDefault="003328CC">
            <w:pPr>
              <w:rPr>
                <w:del w:id="2232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33" w:author="Guduguntla Shivani" w:date="2025-10-14T15:29:00Z" w16du:dateUtc="2025-10-14T09:59:00Z">
                <w:pPr>
                  <w:jc w:val="center"/>
                </w:pPr>
              </w:pPrChange>
            </w:pPr>
            <w:del w:id="2234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5</w:delText>
              </w:r>
            </w:del>
          </w:p>
        </w:tc>
      </w:tr>
    </w:tbl>
    <w:p w14:paraId="4ECB152D" w14:textId="245A5260" w:rsidR="003328CC" w:rsidRPr="001F0B56" w:rsidDel="005A0EEB" w:rsidRDefault="003328CC">
      <w:pPr>
        <w:rPr>
          <w:del w:id="2235" w:author="Guduguntla Shivani" w:date="2025-09-18T15:25:00Z" w16du:dateUtc="2025-09-18T09:55:00Z"/>
          <w:rFonts w:cstheme="minorHAnsi"/>
          <w:b/>
          <w:bCs/>
          <w:sz w:val="24"/>
          <w:szCs w:val="24"/>
        </w:rPr>
        <w:pPrChange w:id="2236" w:author="Guduguntla Shivani" w:date="2025-10-14T15:29:00Z" w16du:dateUtc="2025-10-14T09:59:00Z">
          <w:pPr>
            <w:jc w:val="center"/>
          </w:pPr>
        </w:pPrChange>
      </w:pPr>
    </w:p>
    <w:p w14:paraId="4B2335CF" w14:textId="6A5E37AC" w:rsidR="005B06C6" w:rsidRPr="001F0B56" w:rsidDel="005A0EEB" w:rsidRDefault="00F457D4">
      <w:pPr>
        <w:rPr>
          <w:del w:id="2237" w:author="Guduguntla Shivani" w:date="2025-09-18T15:25:00Z" w16du:dateUtc="2025-09-18T09:55:00Z"/>
          <w:rFonts w:cstheme="minorHAnsi"/>
          <w:sz w:val="24"/>
          <w:szCs w:val="24"/>
        </w:rPr>
        <w:pPrChange w:id="2238" w:author="Guduguntla Shivani" w:date="2025-10-14T15:29:00Z" w16du:dateUtc="2025-10-14T09:59:00Z">
          <w:pPr>
            <w:ind w:left="720" w:hanging="720"/>
            <w:jc w:val="both"/>
          </w:pPr>
        </w:pPrChange>
      </w:pPr>
      <w:del w:id="2239" w:author="Guduguntla Shivani" w:date="2025-09-18T15:25:00Z" w16du:dateUtc="2025-09-18T09:55:00Z">
        <w:r w:rsidRPr="001F0B56" w:rsidDel="005A0EEB">
          <w:rPr>
            <w:rFonts w:cstheme="minorHAnsi"/>
            <w:sz w:val="24"/>
            <w:szCs w:val="24"/>
          </w:rPr>
          <w:delText>F</w:delText>
        </w:r>
        <w:r w:rsidR="003328CC" w:rsidRPr="001F0B56" w:rsidDel="005A0EEB">
          <w:rPr>
            <w:rFonts w:cstheme="minorHAnsi"/>
            <w:sz w:val="24"/>
            <w:szCs w:val="24"/>
          </w:rPr>
          <w:delText>2</w:delText>
        </w:r>
        <w:r w:rsidR="00042581" w:rsidRPr="001F0B56" w:rsidDel="005A0EEB">
          <w:rPr>
            <w:rFonts w:cstheme="minorHAnsi"/>
            <w:sz w:val="24"/>
            <w:szCs w:val="24"/>
          </w:rPr>
          <w:delText xml:space="preserve">.    </w:delText>
        </w:r>
        <w:r w:rsidR="005B06C6" w:rsidRPr="001F0B56" w:rsidDel="005A0EEB">
          <w:rPr>
            <w:rFonts w:cstheme="minorHAnsi"/>
            <w:sz w:val="24"/>
            <w:szCs w:val="24"/>
          </w:rPr>
          <w:delText>Considering all the aspects (</w:delText>
        </w:r>
        <w:r w:rsidR="00073955" w:rsidRPr="001F0B56" w:rsidDel="005A0EEB">
          <w:rPr>
            <w:rFonts w:cstheme="minorHAnsi"/>
            <w:sz w:val="24"/>
            <w:szCs w:val="24"/>
          </w:rPr>
          <w:delText>scheduling and nomination, gas ticketing, operational exigency intimation, invoicing &amp; payment, consistency in quality of supplied gas,</w:delText>
        </w:r>
        <w:r w:rsidR="005B06C6" w:rsidRPr="001F0B56" w:rsidDel="005A0EEB">
          <w:rPr>
            <w:rFonts w:cstheme="minorHAnsi"/>
            <w:sz w:val="24"/>
            <w:szCs w:val="24"/>
          </w:rPr>
          <w:delText xml:space="preserve"> etc.), </w:delText>
        </w:r>
        <w:r w:rsidR="002216BA" w:rsidRPr="001F0B56" w:rsidDel="005A0EEB">
          <w:rPr>
            <w:rFonts w:cstheme="minorHAnsi"/>
            <w:sz w:val="24"/>
            <w:szCs w:val="24"/>
          </w:rPr>
          <w:delText>o</w:delText>
        </w:r>
        <w:r w:rsidR="005B06C6" w:rsidRPr="001F0B56" w:rsidDel="005A0EEB">
          <w:rPr>
            <w:rFonts w:cstheme="minorHAnsi"/>
            <w:sz w:val="24"/>
            <w:szCs w:val="24"/>
          </w:rPr>
          <w:delText xml:space="preserve">verall, to what extent are you satisfied with </w:delText>
        </w:r>
        <w:r w:rsidR="00E223C6" w:rsidRPr="001F0B56" w:rsidDel="005A0EEB">
          <w:rPr>
            <w:rFonts w:cstheme="minorHAnsi"/>
            <w:sz w:val="24"/>
            <w:szCs w:val="24"/>
          </w:rPr>
          <w:delText>Vedanta Ltd. (Cairn - Oil &amp; Gas)</w:delText>
        </w:r>
        <w:r w:rsidR="005B06C6" w:rsidRPr="001F0B56" w:rsidDel="005A0EEB">
          <w:rPr>
            <w:rFonts w:cstheme="minorHAnsi"/>
            <w:sz w:val="24"/>
            <w:szCs w:val="24"/>
          </w:rPr>
          <w:delText>?  (SC)</w:delText>
        </w:r>
      </w:del>
    </w:p>
    <w:tbl>
      <w:tblPr>
        <w:tblStyle w:val="TableGrid"/>
        <w:tblW w:w="8737" w:type="dxa"/>
        <w:tblInd w:w="279" w:type="dxa"/>
        <w:tblLook w:val="04A0" w:firstRow="1" w:lastRow="0" w:firstColumn="1" w:lastColumn="0" w:noHBand="0" w:noVBand="1"/>
      </w:tblPr>
      <w:tblGrid>
        <w:gridCol w:w="2368"/>
        <w:gridCol w:w="1303"/>
        <w:gridCol w:w="1303"/>
        <w:gridCol w:w="1423"/>
        <w:gridCol w:w="1166"/>
        <w:gridCol w:w="1174"/>
      </w:tblGrid>
      <w:tr w:rsidR="002216BA" w:rsidRPr="001F0B56" w:rsidDel="005A0EEB" w14:paraId="76E9F691" w14:textId="7A17E3AE" w:rsidTr="00F457D4">
        <w:trPr>
          <w:del w:id="2240" w:author="Guduguntla Shivani" w:date="2025-09-18T15:25:00Z"/>
        </w:trPr>
        <w:tc>
          <w:tcPr>
            <w:tcW w:w="2625" w:type="dxa"/>
          </w:tcPr>
          <w:p w14:paraId="28E3A902" w14:textId="3B8ABFBD" w:rsidR="002216BA" w:rsidRPr="001F0B56" w:rsidDel="005A0EEB" w:rsidRDefault="002216BA">
            <w:pPr>
              <w:rPr>
                <w:del w:id="2241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42" w:author="Guduguntla Shivani" w:date="2025-10-14T15:29:00Z" w16du:dateUtc="2025-10-14T09:59:00Z">
                <w:pPr>
                  <w:jc w:val="center"/>
                </w:pPr>
              </w:pPrChange>
            </w:pPr>
          </w:p>
        </w:tc>
        <w:tc>
          <w:tcPr>
            <w:tcW w:w="1239" w:type="dxa"/>
          </w:tcPr>
          <w:p w14:paraId="20D41972" w14:textId="75845EC3" w:rsidR="002216BA" w:rsidRPr="001F0B56" w:rsidDel="005A0EEB" w:rsidRDefault="002216BA">
            <w:pPr>
              <w:rPr>
                <w:del w:id="2243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44" w:author="Guduguntla Shivani" w:date="2025-10-14T15:29:00Z" w16du:dateUtc="2025-10-14T09:59:00Z">
                <w:pPr>
                  <w:jc w:val="center"/>
                </w:pPr>
              </w:pPrChange>
            </w:pPr>
            <w:del w:id="2245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Very Unsatisfied</w:delText>
              </w:r>
            </w:del>
          </w:p>
        </w:tc>
        <w:tc>
          <w:tcPr>
            <w:tcW w:w="1026" w:type="dxa"/>
          </w:tcPr>
          <w:p w14:paraId="03E0FCB0" w14:textId="1A164E5E" w:rsidR="002216BA" w:rsidRPr="001F0B56" w:rsidDel="005A0EEB" w:rsidRDefault="002216BA">
            <w:pPr>
              <w:rPr>
                <w:del w:id="2246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47" w:author="Guduguntla Shivani" w:date="2025-10-14T15:29:00Z" w16du:dateUtc="2025-10-14T09:59:00Z">
                <w:pPr>
                  <w:jc w:val="center"/>
                </w:pPr>
              </w:pPrChange>
            </w:pPr>
            <w:del w:id="2248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Unsatisfied</w:delText>
              </w:r>
            </w:del>
          </w:p>
        </w:tc>
        <w:tc>
          <w:tcPr>
            <w:tcW w:w="1443" w:type="dxa"/>
          </w:tcPr>
          <w:p w14:paraId="694AB058" w14:textId="5009CAD3" w:rsidR="002216BA" w:rsidRPr="001F0B56" w:rsidDel="005A0EEB" w:rsidRDefault="002216BA">
            <w:pPr>
              <w:rPr>
                <w:del w:id="2249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50" w:author="Guduguntla Shivani" w:date="2025-10-14T15:29:00Z" w16du:dateUtc="2025-10-14T09:59:00Z">
                <w:pPr>
                  <w:jc w:val="center"/>
                </w:pPr>
              </w:pPrChange>
            </w:pPr>
            <w:del w:id="2251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Moderately Satisfied</w:delText>
              </w:r>
            </w:del>
          </w:p>
        </w:tc>
        <w:tc>
          <w:tcPr>
            <w:tcW w:w="1197" w:type="dxa"/>
          </w:tcPr>
          <w:p w14:paraId="715C19F3" w14:textId="5C282299" w:rsidR="002216BA" w:rsidRPr="001F0B56" w:rsidDel="005A0EEB" w:rsidRDefault="002216BA">
            <w:pPr>
              <w:rPr>
                <w:del w:id="2252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53" w:author="Guduguntla Shivani" w:date="2025-10-14T15:29:00Z" w16du:dateUtc="2025-10-14T09:59:00Z">
                <w:pPr>
                  <w:jc w:val="center"/>
                </w:pPr>
              </w:pPrChange>
            </w:pPr>
            <w:del w:id="2254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Satisfied</w:delText>
              </w:r>
            </w:del>
          </w:p>
        </w:tc>
        <w:tc>
          <w:tcPr>
            <w:tcW w:w="1207" w:type="dxa"/>
          </w:tcPr>
          <w:p w14:paraId="755C7463" w14:textId="24DAD486" w:rsidR="002216BA" w:rsidRPr="001F0B56" w:rsidDel="005A0EEB" w:rsidRDefault="002216BA">
            <w:pPr>
              <w:rPr>
                <w:del w:id="2255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56" w:author="Guduguntla Shivani" w:date="2025-10-14T15:29:00Z" w16du:dateUtc="2025-10-14T09:59:00Z">
                <w:pPr>
                  <w:jc w:val="center"/>
                </w:pPr>
              </w:pPrChange>
            </w:pPr>
            <w:del w:id="2257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Very Satisfied</w:delText>
              </w:r>
            </w:del>
          </w:p>
        </w:tc>
      </w:tr>
      <w:tr w:rsidR="005B06C6" w:rsidRPr="001F0B56" w:rsidDel="005A0EEB" w14:paraId="5B6C5940" w14:textId="2C90F553" w:rsidTr="00F457D4">
        <w:trPr>
          <w:del w:id="2258" w:author="Guduguntla Shivani" w:date="2025-09-18T15:25:00Z"/>
        </w:trPr>
        <w:tc>
          <w:tcPr>
            <w:tcW w:w="2625" w:type="dxa"/>
          </w:tcPr>
          <w:p w14:paraId="248B73F5" w14:textId="5B2E48B8" w:rsidR="005B06C6" w:rsidRPr="001F0B56" w:rsidDel="005A0EEB" w:rsidRDefault="005B06C6">
            <w:pPr>
              <w:rPr>
                <w:del w:id="2259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60" w:author="Guduguntla Shivani" w:date="2025-10-14T15:29:00Z" w16du:dateUtc="2025-10-14T09:59:00Z">
                <w:pPr>
                  <w:jc w:val="center"/>
                </w:pPr>
              </w:pPrChange>
            </w:pPr>
            <w:del w:id="2261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 xml:space="preserve">Overall Satisfaction Level with </w:delText>
              </w:r>
              <w:r w:rsidR="00673A5F" w:rsidRPr="001F0B56" w:rsidDel="005A0EEB">
                <w:rPr>
                  <w:rFonts w:cstheme="minorHAnsi"/>
                  <w:i/>
                  <w:sz w:val="24"/>
                  <w:szCs w:val="24"/>
                </w:rPr>
                <w:delText xml:space="preserve">Vedanta </w:delText>
              </w:r>
              <w:r w:rsidR="000531EF" w:rsidRPr="001F0B56" w:rsidDel="005A0EEB">
                <w:rPr>
                  <w:rFonts w:cstheme="minorHAnsi"/>
                  <w:i/>
                  <w:sz w:val="24"/>
                  <w:szCs w:val="24"/>
                </w:rPr>
                <w:delText>Ltd (Cairn – Oil &amp; Gas)</w:delText>
              </w:r>
            </w:del>
          </w:p>
        </w:tc>
        <w:tc>
          <w:tcPr>
            <w:tcW w:w="1239" w:type="dxa"/>
          </w:tcPr>
          <w:p w14:paraId="08A51B94" w14:textId="757AB25E" w:rsidR="005B06C6" w:rsidRPr="001F0B56" w:rsidDel="005A0EEB" w:rsidRDefault="005B06C6">
            <w:pPr>
              <w:rPr>
                <w:del w:id="2262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63" w:author="Guduguntla Shivani" w:date="2025-10-14T15:29:00Z" w16du:dateUtc="2025-10-14T09:59:00Z">
                <w:pPr>
                  <w:jc w:val="center"/>
                </w:pPr>
              </w:pPrChange>
            </w:pPr>
            <w:del w:id="2264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1026" w:type="dxa"/>
          </w:tcPr>
          <w:p w14:paraId="411FBCD4" w14:textId="17C76789" w:rsidR="005B06C6" w:rsidRPr="001F0B56" w:rsidDel="005A0EEB" w:rsidRDefault="005B06C6">
            <w:pPr>
              <w:rPr>
                <w:del w:id="2265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66" w:author="Guduguntla Shivani" w:date="2025-10-14T15:29:00Z" w16du:dateUtc="2025-10-14T09:59:00Z">
                <w:pPr>
                  <w:jc w:val="center"/>
                </w:pPr>
              </w:pPrChange>
            </w:pPr>
            <w:del w:id="2267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1443" w:type="dxa"/>
          </w:tcPr>
          <w:p w14:paraId="799BF677" w14:textId="2096CFC9" w:rsidR="005B06C6" w:rsidRPr="001F0B56" w:rsidDel="005A0EEB" w:rsidRDefault="005B06C6">
            <w:pPr>
              <w:rPr>
                <w:del w:id="2268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69" w:author="Guduguntla Shivani" w:date="2025-10-14T15:29:00Z" w16du:dateUtc="2025-10-14T09:59:00Z">
                <w:pPr>
                  <w:jc w:val="center"/>
                </w:pPr>
              </w:pPrChange>
            </w:pPr>
            <w:del w:id="2270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3</w:delText>
              </w:r>
            </w:del>
          </w:p>
        </w:tc>
        <w:tc>
          <w:tcPr>
            <w:tcW w:w="1197" w:type="dxa"/>
          </w:tcPr>
          <w:p w14:paraId="6F4B312F" w14:textId="350F940C" w:rsidR="005B06C6" w:rsidRPr="001F0B56" w:rsidDel="005A0EEB" w:rsidRDefault="005B06C6">
            <w:pPr>
              <w:rPr>
                <w:del w:id="2271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72" w:author="Guduguntla Shivani" w:date="2025-10-14T15:29:00Z" w16du:dateUtc="2025-10-14T09:59:00Z">
                <w:pPr>
                  <w:jc w:val="center"/>
                </w:pPr>
              </w:pPrChange>
            </w:pPr>
            <w:del w:id="2273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4</w:delText>
              </w:r>
            </w:del>
          </w:p>
        </w:tc>
        <w:tc>
          <w:tcPr>
            <w:tcW w:w="1207" w:type="dxa"/>
          </w:tcPr>
          <w:p w14:paraId="32AABEF4" w14:textId="3202B2C5" w:rsidR="005B06C6" w:rsidRPr="001F0B56" w:rsidDel="005A0EEB" w:rsidRDefault="005B06C6">
            <w:pPr>
              <w:rPr>
                <w:del w:id="2274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275" w:author="Guduguntla Shivani" w:date="2025-10-14T15:29:00Z" w16du:dateUtc="2025-10-14T09:59:00Z">
                <w:pPr>
                  <w:jc w:val="center"/>
                </w:pPr>
              </w:pPrChange>
            </w:pPr>
            <w:del w:id="2276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5</w:delText>
              </w:r>
            </w:del>
          </w:p>
        </w:tc>
      </w:tr>
    </w:tbl>
    <w:p w14:paraId="31045F0E" w14:textId="50204F1D" w:rsidR="00F457D4" w:rsidRPr="001F0B56" w:rsidDel="005A0EEB" w:rsidRDefault="00F457D4">
      <w:pPr>
        <w:rPr>
          <w:del w:id="2277" w:author="Guduguntla Shivani" w:date="2025-09-18T15:25:00Z" w16du:dateUtc="2025-09-18T09:55:00Z"/>
          <w:rFonts w:cstheme="minorHAnsi"/>
          <w:b/>
          <w:bCs/>
          <w:sz w:val="24"/>
          <w:szCs w:val="24"/>
        </w:rPr>
        <w:pPrChange w:id="2278" w:author="Guduguntla Shivani" w:date="2025-10-14T15:29:00Z" w16du:dateUtc="2025-10-14T09:59:00Z">
          <w:pPr>
            <w:jc w:val="center"/>
          </w:pPr>
        </w:pPrChange>
      </w:pPr>
    </w:p>
    <w:p w14:paraId="654D23D3" w14:textId="7D57EBD3" w:rsidR="004F0F2D" w:rsidRPr="001F0B56" w:rsidDel="005A0EEB" w:rsidRDefault="00C37BFC">
      <w:pPr>
        <w:rPr>
          <w:del w:id="2279" w:author="Guduguntla Shivani" w:date="2025-09-18T15:25:00Z" w16du:dateUtc="2025-09-18T09:55:00Z"/>
          <w:rFonts w:cstheme="minorHAnsi"/>
          <w:sz w:val="24"/>
          <w:szCs w:val="24"/>
        </w:rPr>
        <w:pPrChange w:id="2280" w:author="Guduguntla Shivani" w:date="2025-10-14T15:29:00Z" w16du:dateUtc="2025-10-14T09:59:00Z">
          <w:pPr>
            <w:ind w:left="720" w:hanging="720"/>
            <w:jc w:val="both"/>
          </w:pPr>
        </w:pPrChange>
      </w:pPr>
      <w:del w:id="2281" w:author="Guduguntla Shivani" w:date="2025-09-18T15:25:00Z" w16du:dateUtc="2025-09-18T09:55:00Z">
        <w:r w:rsidRPr="001F0B56" w:rsidDel="005A0EEB">
          <w:rPr>
            <w:rFonts w:cstheme="minorHAnsi"/>
            <w:sz w:val="24"/>
            <w:szCs w:val="24"/>
          </w:rPr>
          <w:delText>F</w:delText>
        </w:r>
        <w:r w:rsidR="003328CC" w:rsidRPr="001F0B56" w:rsidDel="005A0EEB">
          <w:rPr>
            <w:rFonts w:cstheme="minorHAnsi"/>
            <w:sz w:val="24"/>
            <w:szCs w:val="24"/>
          </w:rPr>
          <w:delText>3</w:delText>
        </w:r>
        <w:r w:rsidR="00042581" w:rsidRPr="001F0B56" w:rsidDel="005A0EEB">
          <w:rPr>
            <w:rFonts w:cstheme="minorHAnsi"/>
            <w:sz w:val="24"/>
            <w:szCs w:val="24"/>
          </w:rPr>
          <w:delText>.</w:delText>
        </w:r>
        <w:r w:rsidR="00FA2839" w:rsidRPr="001F0B56" w:rsidDel="005A0EEB">
          <w:rPr>
            <w:rFonts w:cstheme="minorHAnsi"/>
            <w:sz w:val="24"/>
            <w:szCs w:val="24"/>
          </w:rPr>
          <w:tab/>
        </w:r>
        <w:r w:rsidR="00022FD3" w:rsidRPr="001F0B56" w:rsidDel="005A0EEB">
          <w:rPr>
            <w:rFonts w:cstheme="minorHAnsi"/>
            <w:sz w:val="24"/>
            <w:szCs w:val="24"/>
          </w:rPr>
          <w:delText xml:space="preserve">How likely are you to continue doing business with </w:delText>
        </w:r>
        <w:r w:rsidR="00E223C6" w:rsidRPr="001F0B56" w:rsidDel="005A0EEB">
          <w:rPr>
            <w:rFonts w:cstheme="minorHAnsi"/>
            <w:sz w:val="24"/>
            <w:szCs w:val="24"/>
          </w:rPr>
          <w:delText>Vedanta Ltd. (Cairn - Oil &amp; Gas)</w:delText>
        </w:r>
        <w:r w:rsidR="00810EAF" w:rsidRPr="001F0B56" w:rsidDel="005A0EEB">
          <w:rPr>
            <w:rFonts w:cstheme="minorHAnsi"/>
            <w:sz w:val="24"/>
            <w:szCs w:val="24"/>
          </w:rPr>
          <w:delText xml:space="preserve"> in</w:delText>
        </w:r>
        <w:r w:rsidR="00022FD3" w:rsidRPr="001F0B56" w:rsidDel="005A0EEB">
          <w:rPr>
            <w:rFonts w:cstheme="minorHAnsi"/>
            <w:sz w:val="24"/>
            <w:szCs w:val="24"/>
          </w:rPr>
          <w:delText xml:space="preserve"> the </w:delText>
        </w:r>
        <w:r w:rsidR="009C4F4E" w:rsidRPr="001F0B56" w:rsidDel="005A0EEB">
          <w:rPr>
            <w:rFonts w:cstheme="minorHAnsi"/>
            <w:sz w:val="24"/>
            <w:szCs w:val="24"/>
          </w:rPr>
          <w:delText>future</w:delText>
        </w:r>
        <w:r w:rsidR="00810EAF" w:rsidRPr="001F0B56" w:rsidDel="005A0EEB">
          <w:rPr>
            <w:rFonts w:cstheme="minorHAnsi"/>
            <w:sz w:val="24"/>
            <w:szCs w:val="24"/>
          </w:rPr>
          <w:delText xml:space="preserve">? </w:delText>
        </w:r>
        <w:r w:rsidR="009C4F4E" w:rsidRPr="001F0B56" w:rsidDel="005A0EEB">
          <w:rPr>
            <w:rFonts w:cstheme="minorHAnsi"/>
            <w:sz w:val="24"/>
            <w:szCs w:val="24"/>
          </w:rPr>
          <w:delText>(</w:delText>
        </w:r>
        <w:r w:rsidR="00022FD3" w:rsidRPr="001F0B56" w:rsidDel="005A0EEB">
          <w:rPr>
            <w:rFonts w:cstheme="minorHAnsi"/>
            <w:sz w:val="24"/>
            <w:szCs w:val="24"/>
          </w:rPr>
          <w:delText>SC)</w:delText>
        </w:r>
      </w:del>
    </w:p>
    <w:tbl>
      <w:tblPr>
        <w:tblStyle w:val="TableGrid"/>
        <w:tblW w:w="8221" w:type="dxa"/>
        <w:tblInd w:w="988" w:type="dxa"/>
        <w:tblLook w:val="04A0" w:firstRow="1" w:lastRow="0" w:firstColumn="1" w:lastColumn="0" w:noHBand="0" w:noVBand="1"/>
      </w:tblPr>
      <w:tblGrid>
        <w:gridCol w:w="1701"/>
        <w:gridCol w:w="1559"/>
        <w:gridCol w:w="1258"/>
        <w:gridCol w:w="1759"/>
        <w:gridCol w:w="1944"/>
      </w:tblGrid>
      <w:tr w:rsidR="004F0F2D" w:rsidRPr="001F0B56" w:rsidDel="005A0EEB" w14:paraId="3BA72269" w14:textId="1BA8982B" w:rsidTr="00A65A60">
        <w:trPr>
          <w:del w:id="2282" w:author="Guduguntla Shivani" w:date="2025-09-18T15:25:00Z"/>
        </w:trPr>
        <w:tc>
          <w:tcPr>
            <w:tcW w:w="1701" w:type="dxa"/>
          </w:tcPr>
          <w:p w14:paraId="5B643A94" w14:textId="4126EEB0" w:rsidR="004F0F2D" w:rsidRPr="001F0B56" w:rsidDel="005A0EEB" w:rsidRDefault="004F0F2D">
            <w:pPr>
              <w:rPr>
                <w:del w:id="2283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84" w:author="Guduguntla Shivani" w:date="2025-10-14T15:29:00Z" w16du:dateUtc="2025-10-14T09:59:00Z">
                <w:pPr>
                  <w:jc w:val="center"/>
                </w:pPr>
              </w:pPrChange>
            </w:pPr>
            <w:del w:id="2285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Very Unlikely</w:delText>
              </w:r>
            </w:del>
          </w:p>
        </w:tc>
        <w:tc>
          <w:tcPr>
            <w:tcW w:w="1559" w:type="dxa"/>
          </w:tcPr>
          <w:p w14:paraId="2F28334E" w14:textId="42525506" w:rsidR="004F0F2D" w:rsidRPr="001F0B56" w:rsidDel="005A0EEB" w:rsidRDefault="004F0F2D">
            <w:pPr>
              <w:rPr>
                <w:del w:id="2286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87" w:author="Guduguntla Shivani" w:date="2025-10-14T15:29:00Z" w16du:dateUtc="2025-10-14T09:59:00Z">
                <w:pPr>
                  <w:jc w:val="center"/>
                </w:pPr>
              </w:pPrChange>
            </w:pPr>
            <w:del w:id="2288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Unlikely</w:delText>
              </w:r>
            </w:del>
          </w:p>
        </w:tc>
        <w:tc>
          <w:tcPr>
            <w:tcW w:w="1258" w:type="dxa"/>
          </w:tcPr>
          <w:p w14:paraId="3445149F" w14:textId="67387FC5" w:rsidR="004F0F2D" w:rsidRPr="001F0B56" w:rsidDel="005A0EEB" w:rsidRDefault="002216BA">
            <w:pPr>
              <w:rPr>
                <w:del w:id="2289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90" w:author="Guduguntla Shivani" w:date="2025-10-14T15:29:00Z" w16du:dateUtc="2025-10-14T09:59:00Z">
                <w:pPr>
                  <w:jc w:val="center"/>
                </w:pPr>
              </w:pPrChange>
            </w:pPr>
            <w:del w:id="2291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Neither Likely nor Unlikely</w:delText>
              </w:r>
              <w:r w:rsidR="004F0F2D" w:rsidRPr="001F0B56" w:rsidDel="005A0EEB">
                <w:rPr>
                  <w:rFonts w:cstheme="minorHAnsi"/>
                  <w:i/>
                  <w:sz w:val="24"/>
                  <w:szCs w:val="24"/>
                </w:rPr>
                <w:delText xml:space="preserve"> </w:delText>
              </w:r>
            </w:del>
          </w:p>
        </w:tc>
        <w:tc>
          <w:tcPr>
            <w:tcW w:w="1759" w:type="dxa"/>
          </w:tcPr>
          <w:p w14:paraId="5934F712" w14:textId="4A1D8EE3" w:rsidR="004F0F2D" w:rsidRPr="001F0B56" w:rsidDel="005A0EEB" w:rsidRDefault="004F0F2D">
            <w:pPr>
              <w:rPr>
                <w:del w:id="2292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93" w:author="Guduguntla Shivani" w:date="2025-10-14T15:29:00Z" w16du:dateUtc="2025-10-14T09:59:00Z">
                <w:pPr>
                  <w:jc w:val="center"/>
                </w:pPr>
              </w:pPrChange>
            </w:pPr>
            <w:del w:id="2294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Likely</w:delText>
              </w:r>
            </w:del>
          </w:p>
        </w:tc>
        <w:tc>
          <w:tcPr>
            <w:tcW w:w="1944" w:type="dxa"/>
          </w:tcPr>
          <w:p w14:paraId="5FF7492D" w14:textId="650C66C8" w:rsidR="004F0F2D" w:rsidRPr="001F0B56" w:rsidDel="005A0EEB" w:rsidRDefault="004F0F2D">
            <w:pPr>
              <w:rPr>
                <w:del w:id="2295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96" w:author="Guduguntla Shivani" w:date="2025-10-14T15:29:00Z" w16du:dateUtc="2025-10-14T09:59:00Z">
                <w:pPr>
                  <w:jc w:val="center"/>
                </w:pPr>
              </w:pPrChange>
            </w:pPr>
            <w:del w:id="2297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Very</w:delText>
              </w:r>
            </w:del>
          </w:p>
          <w:p w14:paraId="2CBF22CF" w14:textId="70878FE8" w:rsidR="004F0F2D" w:rsidRPr="001F0B56" w:rsidDel="005A0EEB" w:rsidRDefault="004F0F2D">
            <w:pPr>
              <w:rPr>
                <w:del w:id="2298" w:author="Guduguntla Shivani" w:date="2025-09-18T15:25:00Z" w16du:dateUtc="2025-09-18T09:55:00Z"/>
                <w:rFonts w:cstheme="minorHAnsi"/>
                <w:i/>
                <w:sz w:val="24"/>
                <w:szCs w:val="24"/>
              </w:rPr>
              <w:pPrChange w:id="2299" w:author="Guduguntla Shivani" w:date="2025-10-14T15:29:00Z" w16du:dateUtc="2025-10-14T09:59:00Z">
                <w:pPr>
                  <w:jc w:val="center"/>
                </w:pPr>
              </w:pPrChange>
            </w:pPr>
            <w:del w:id="2300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sz w:val="24"/>
                  <w:szCs w:val="24"/>
                </w:rPr>
                <w:delText>Likely</w:delText>
              </w:r>
            </w:del>
          </w:p>
        </w:tc>
      </w:tr>
      <w:tr w:rsidR="004F0F2D" w:rsidRPr="001F0B56" w:rsidDel="005A0EEB" w14:paraId="45370B93" w14:textId="7AAABE88" w:rsidTr="00A65A60">
        <w:trPr>
          <w:del w:id="2301" w:author="Guduguntla Shivani" w:date="2025-09-18T15:25:00Z"/>
        </w:trPr>
        <w:tc>
          <w:tcPr>
            <w:tcW w:w="1701" w:type="dxa"/>
          </w:tcPr>
          <w:p w14:paraId="15DFED5D" w14:textId="5F5122CE" w:rsidR="004F0F2D" w:rsidRPr="001F0B56" w:rsidDel="005A0EEB" w:rsidRDefault="004F0F2D">
            <w:pPr>
              <w:rPr>
                <w:del w:id="2302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303" w:author="Guduguntla Shivani" w:date="2025-10-14T15:29:00Z" w16du:dateUtc="2025-10-14T09:59:00Z">
                <w:pPr>
                  <w:jc w:val="center"/>
                </w:pPr>
              </w:pPrChange>
            </w:pPr>
            <w:del w:id="2304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1559" w:type="dxa"/>
          </w:tcPr>
          <w:p w14:paraId="4AA1CCBF" w14:textId="1511A6E6" w:rsidR="004F0F2D" w:rsidRPr="001F0B56" w:rsidDel="005A0EEB" w:rsidRDefault="004F0F2D">
            <w:pPr>
              <w:rPr>
                <w:del w:id="2305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306" w:author="Guduguntla Shivani" w:date="2025-10-14T15:29:00Z" w16du:dateUtc="2025-10-14T09:59:00Z">
                <w:pPr>
                  <w:jc w:val="center"/>
                </w:pPr>
              </w:pPrChange>
            </w:pPr>
            <w:del w:id="2307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1258" w:type="dxa"/>
          </w:tcPr>
          <w:p w14:paraId="3C388B90" w14:textId="685235B2" w:rsidR="004F0F2D" w:rsidRPr="001F0B56" w:rsidDel="005A0EEB" w:rsidRDefault="004F0F2D">
            <w:pPr>
              <w:rPr>
                <w:del w:id="2308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309" w:author="Guduguntla Shivani" w:date="2025-10-14T15:29:00Z" w16du:dateUtc="2025-10-14T09:59:00Z">
                <w:pPr>
                  <w:jc w:val="center"/>
                </w:pPr>
              </w:pPrChange>
            </w:pPr>
            <w:del w:id="2310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3</w:delText>
              </w:r>
            </w:del>
          </w:p>
        </w:tc>
        <w:tc>
          <w:tcPr>
            <w:tcW w:w="1759" w:type="dxa"/>
          </w:tcPr>
          <w:p w14:paraId="604ED46C" w14:textId="7F733ED6" w:rsidR="004F0F2D" w:rsidRPr="001F0B56" w:rsidDel="005A0EEB" w:rsidRDefault="004F0F2D">
            <w:pPr>
              <w:rPr>
                <w:del w:id="2311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312" w:author="Guduguntla Shivani" w:date="2025-10-14T15:29:00Z" w16du:dateUtc="2025-10-14T09:59:00Z">
                <w:pPr>
                  <w:jc w:val="center"/>
                </w:pPr>
              </w:pPrChange>
            </w:pPr>
            <w:del w:id="2313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4</w:delText>
              </w:r>
            </w:del>
          </w:p>
        </w:tc>
        <w:tc>
          <w:tcPr>
            <w:tcW w:w="1944" w:type="dxa"/>
          </w:tcPr>
          <w:p w14:paraId="4B382D84" w14:textId="12A5B8AF" w:rsidR="004F0F2D" w:rsidRPr="001F0B56" w:rsidDel="005A0EEB" w:rsidRDefault="004F0F2D">
            <w:pPr>
              <w:rPr>
                <w:del w:id="2314" w:author="Guduguntla Shivani" w:date="2025-09-18T15:25:00Z" w16du:dateUtc="2025-09-18T09:55:00Z"/>
                <w:rFonts w:cstheme="minorHAnsi"/>
                <w:iCs/>
                <w:sz w:val="24"/>
                <w:szCs w:val="24"/>
              </w:rPr>
              <w:pPrChange w:id="2315" w:author="Guduguntla Shivani" w:date="2025-10-14T15:29:00Z" w16du:dateUtc="2025-10-14T09:59:00Z">
                <w:pPr>
                  <w:jc w:val="center"/>
                </w:pPr>
              </w:pPrChange>
            </w:pPr>
            <w:del w:id="2316" w:author="Guduguntla Shivani" w:date="2025-09-18T15:25:00Z" w16du:dateUtc="2025-09-18T09:55:00Z">
              <w:r w:rsidRPr="001F0B56" w:rsidDel="005A0EEB">
                <w:rPr>
                  <w:rFonts w:cstheme="minorHAnsi"/>
                  <w:iCs/>
                  <w:sz w:val="24"/>
                  <w:szCs w:val="24"/>
                </w:rPr>
                <w:delText>5</w:delText>
              </w:r>
            </w:del>
          </w:p>
        </w:tc>
      </w:tr>
    </w:tbl>
    <w:p w14:paraId="6BC3F272" w14:textId="035C57A7" w:rsidR="004F0F2D" w:rsidRPr="001F0B56" w:rsidDel="005A0EEB" w:rsidRDefault="004F0F2D">
      <w:pPr>
        <w:rPr>
          <w:del w:id="2317" w:author="Guduguntla Shivani" w:date="2025-09-18T15:25:00Z" w16du:dateUtc="2025-09-18T09:55:00Z"/>
          <w:rFonts w:cstheme="minorHAnsi"/>
          <w:sz w:val="24"/>
          <w:szCs w:val="24"/>
        </w:rPr>
        <w:pPrChange w:id="2318" w:author="Guduguntla Shivani" w:date="2025-10-14T15:29:00Z" w16du:dateUtc="2025-10-14T09:59:00Z">
          <w:pPr>
            <w:jc w:val="both"/>
          </w:pPr>
        </w:pPrChange>
      </w:pPr>
    </w:p>
    <w:p w14:paraId="4045E70F" w14:textId="5D0A258D" w:rsidR="004F0F2D" w:rsidRPr="001F0B56" w:rsidDel="005A0EEB" w:rsidRDefault="00C37BFC">
      <w:pPr>
        <w:rPr>
          <w:del w:id="2319" w:author="Guduguntla Shivani" w:date="2025-09-18T15:25:00Z" w16du:dateUtc="2025-09-18T09:55:00Z"/>
          <w:rFonts w:cstheme="minorHAnsi"/>
          <w:sz w:val="24"/>
          <w:szCs w:val="24"/>
        </w:rPr>
        <w:pPrChange w:id="2320" w:author="Guduguntla Shivani" w:date="2025-10-14T15:29:00Z" w16du:dateUtc="2025-10-14T09:59:00Z">
          <w:pPr>
            <w:ind w:left="720" w:hanging="720"/>
            <w:jc w:val="both"/>
          </w:pPr>
        </w:pPrChange>
      </w:pPr>
      <w:del w:id="2321" w:author="Guduguntla Shivani" w:date="2025-09-18T15:25:00Z" w16du:dateUtc="2025-09-18T09:55:00Z">
        <w:r w:rsidRPr="001F0B56" w:rsidDel="005A0EEB">
          <w:rPr>
            <w:rFonts w:cstheme="minorHAnsi"/>
            <w:sz w:val="24"/>
            <w:szCs w:val="24"/>
          </w:rPr>
          <w:delText>F</w:delText>
        </w:r>
        <w:r w:rsidR="003328CC" w:rsidRPr="001F0B56" w:rsidDel="005A0EEB">
          <w:rPr>
            <w:rFonts w:cstheme="minorHAnsi"/>
            <w:sz w:val="24"/>
            <w:szCs w:val="24"/>
          </w:rPr>
          <w:delText>4.</w:delText>
        </w:r>
        <w:r w:rsidR="00FA2839" w:rsidRPr="001F0B56" w:rsidDel="005A0EEB">
          <w:rPr>
            <w:rFonts w:cstheme="minorHAnsi"/>
            <w:sz w:val="24"/>
            <w:szCs w:val="24"/>
          </w:rPr>
          <w:tab/>
        </w:r>
        <w:r w:rsidR="00A65A60" w:rsidRPr="001F0B56" w:rsidDel="005A0EEB">
          <w:rPr>
            <w:rFonts w:cstheme="minorHAnsi"/>
            <w:sz w:val="24"/>
            <w:szCs w:val="24"/>
          </w:rPr>
          <w:delText xml:space="preserve">To what extent will you recommend </w:delText>
        </w:r>
        <w:r w:rsidR="00073955" w:rsidRPr="001F0B56" w:rsidDel="005A0EEB">
          <w:rPr>
            <w:rFonts w:cstheme="minorHAnsi"/>
            <w:sz w:val="24"/>
            <w:szCs w:val="24"/>
          </w:rPr>
          <w:delText xml:space="preserve">doing business with </w:delText>
        </w:r>
        <w:r w:rsidR="00E223C6" w:rsidRPr="001F0B56" w:rsidDel="005A0EEB">
          <w:rPr>
            <w:rFonts w:cstheme="minorHAnsi"/>
            <w:sz w:val="24"/>
            <w:szCs w:val="24"/>
          </w:rPr>
          <w:delText xml:space="preserve">Vedanta Ltd. (Cairn - Oil &amp; Gas) </w:delText>
        </w:r>
        <w:r w:rsidR="004F0F2D" w:rsidRPr="001F0B56" w:rsidDel="005A0EEB">
          <w:rPr>
            <w:rFonts w:cstheme="minorHAnsi"/>
            <w:sz w:val="24"/>
            <w:szCs w:val="24"/>
          </w:rPr>
          <w:delText xml:space="preserve">to others?  </w:delText>
        </w:r>
        <w:r w:rsidR="009C4F4E" w:rsidRPr="001F0B56" w:rsidDel="005A0EEB">
          <w:rPr>
            <w:rFonts w:cstheme="minorHAnsi"/>
            <w:sz w:val="24"/>
            <w:szCs w:val="24"/>
          </w:rPr>
          <w:delText>Please</w:delText>
        </w:r>
        <w:r w:rsidR="004F0F2D" w:rsidRPr="001F0B56" w:rsidDel="005A0EEB">
          <w:rPr>
            <w:rFonts w:cstheme="minorHAnsi"/>
            <w:sz w:val="24"/>
            <w:szCs w:val="24"/>
          </w:rPr>
          <w:delText xml:space="preserve"> rate 0 to 10 scale.</w:delText>
        </w:r>
        <w:r w:rsidR="00C87CBA" w:rsidRPr="001F0B56" w:rsidDel="005A0EEB">
          <w:rPr>
            <w:rFonts w:cstheme="minorHAnsi"/>
            <w:sz w:val="24"/>
            <w:szCs w:val="24"/>
          </w:rPr>
          <w:delText xml:space="preserve"> (SC)</w:delText>
        </w:r>
      </w:del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14"/>
        <w:gridCol w:w="782"/>
        <w:gridCol w:w="851"/>
        <w:gridCol w:w="992"/>
        <w:gridCol w:w="851"/>
        <w:gridCol w:w="992"/>
        <w:gridCol w:w="850"/>
        <w:gridCol w:w="993"/>
        <w:gridCol w:w="850"/>
        <w:gridCol w:w="1070"/>
        <w:gridCol w:w="915"/>
      </w:tblGrid>
      <w:tr w:rsidR="00073955" w:rsidRPr="001F0B56" w:rsidDel="005A0EEB" w14:paraId="247F5901" w14:textId="1B9DC588" w:rsidTr="00857C8E">
        <w:trPr>
          <w:del w:id="2322" w:author="Guduguntla Shivani" w:date="2025-09-18T15:25:00Z"/>
        </w:trPr>
        <w:tc>
          <w:tcPr>
            <w:tcW w:w="2547" w:type="dxa"/>
            <w:gridSpan w:val="3"/>
          </w:tcPr>
          <w:p w14:paraId="630360EC" w14:textId="4E604A4B" w:rsidR="00073955" w:rsidRPr="001F0B56" w:rsidDel="005A0EEB" w:rsidRDefault="00073955">
            <w:pPr>
              <w:rPr>
                <w:del w:id="2323" w:author="Guduguntla Shivani" w:date="2025-09-18T15:25:00Z" w16du:dateUtc="2025-09-18T09:55:00Z"/>
                <w:rFonts w:cstheme="minorHAnsi"/>
                <w:i/>
                <w:iCs/>
                <w:sz w:val="24"/>
                <w:szCs w:val="24"/>
              </w:rPr>
              <w:pPrChange w:id="2324" w:author="Guduguntla Shivani" w:date="2025-10-14T15:29:00Z" w16du:dateUtc="2025-10-14T09:59:00Z">
                <w:pPr>
                  <w:jc w:val="center"/>
                </w:pPr>
              </w:pPrChange>
            </w:pPr>
            <w:del w:id="2325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iCs/>
                  <w:sz w:val="24"/>
                  <w:szCs w:val="24"/>
                </w:rPr>
                <w:delText>Not at all Likely</w:delText>
              </w:r>
            </w:del>
          </w:p>
        </w:tc>
        <w:tc>
          <w:tcPr>
            <w:tcW w:w="1843" w:type="dxa"/>
            <w:gridSpan w:val="2"/>
          </w:tcPr>
          <w:p w14:paraId="13AA1ED8" w14:textId="71205052" w:rsidR="00073955" w:rsidRPr="001F0B56" w:rsidDel="005A0EEB" w:rsidRDefault="00073955">
            <w:pPr>
              <w:rPr>
                <w:del w:id="2326" w:author="Guduguntla Shivani" w:date="2025-09-18T15:25:00Z" w16du:dateUtc="2025-09-18T09:55:00Z"/>
                <w:rFonts w:cstheme="minorHAnsi"/>
                <w:i/>
                <w:iCs/>
                <w:sz w:val="24"/>
                <w:szCs w:val="24"/>
              </w:rPr>
              <w:pPrChange w:id="2327" w:author="Guduguntla Shivani" w:date="2025-10-14T15:29:00Z" w16du:dateUtc="2025-10-14T09:59:00Z">
                <w:pPr>
                  <w:jc w:val="center"/>
                </w:pPr>
              </w:pPrChange>
            </w:pPr>
            <w:del w:id="2328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iCs/>
                  <w:sz w:val="24"/>
                  <w:szCs w:val="24"/>
                </w:rPr>
                <w:delText>Very Unlikely</w:delText>
              </w:r>
            </w:del>
          </w:p>
        </w:tc>
        <w:tc>
          <w:tcPr>
            <w:tcW w:w="1842" w:type="dxa"/>
            <w:gridSpan w:val="2"/>
          </w:tcPr>
          <w:p w14:paraId="006E0789" w14:textId="0FB8CD44" w:rsidR="00073955" w:rsidRPr="001F0B56" w:rsidDel="005A0EEB" w:rsidRDefault="00073955">
            <w:pPr>
              <w:rPr>
                <w:del w:id="2329" w:author="Guduguntla Shivani" w:date="2025-09-18T15:25:00Z" w16du:dateUtc="2025-09-18T09:55:00Z"/>
                <w:rFonts w:cstheme="minorHAnsi"/>
                <w:i/>
                <w:iCs/>
                <w:sz w:val="24"/>
                <w:szCs w:val="24"/>
              </w:rPr>
              <w:pPrChange w:id="2330" w:author="Guduguntla Shivani" w:date="2025-10-14T15:29:00Z" w16du:dateUtc="2025-10-14T09:59:00Z">
                <w:pPr>
                  <w:jc w:val="center"/>
                </w:pPr>
              </w:pPrChange>
            </w:pPr>
            <w:del w:id="2331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iCs/>
                  <w:sz w:val="24"/>
                  <w:szCs w:val="24"/>
                </w:rPr>
                <w:delText>Unlikely</w:delText>
              </w:r>
            </w:del>
          </w:p>
        </w:tc>
        <w:tc>
          <w:tcPr>
            <w:tcW w:w="1843" w:type="dxa"/>
            <w:gridSpan w:val="2"/>
          </w:tcPr>
          <w:p w14:paraId="1823B5B0" w14:textId="1668D473" w:rsidR="00073955" w:rsidRPr="001F0B56" w:rsidDel="005A0EEB" w:rsidRDefault="00073955">
            <w:pPr>
              <w:rPr>
                <w:del w:id="2332" w:author="Guduguntla Shivani" w:date="2025-09-18T15:25:00Z" w16du:dateUtc="2025-09-18T09:55:00Z"/>
                <w:rFonts w:cstheme="minorHAnsi"/>
                <w:i/>
                <w:iCs/>
                <w:sz w:val="24"/>
                <w:szCs w:val="24"/>
              </w:rPr>
              <w:pPrChange w:id="2333" w:author="Guduguntla Shivani" w:date="2025-10-14T15:29:00Z" w16du:dateUtc="2025-10-14T09:59:00Z">
                <w:pPr>
                  <w:tabs>
                    <w:tab w:val="center" w:pos="1196"/>
                  </w:tabs>
                  <w:jc w:val="center"/>
                </w:pPr>
              </w:pPrChange>
            </w:pPr>
            <w:del w:id="2334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iCs/>
                  <w:sz w:val="24"/>
                  <w:szCs w:val="24"/>
                </w:rPr>
                <w:delText>Likely</w:delText>
              </w:r>
            </w:del>
          </w:p>
        </w:tc>
        <w:tc>
          <w:tcPr>
            <w:tcW w:w="1985" w:type="dxa"/>
            <w:gridSpan w:val="2"/>
          </w:tcPr>
          <w:p w14:paraId="2CFDED24" w14:textId="13CC31C3" w:rsidR="00073955" w:rsidRPr="001F0B56" w:rsidDel="005A0EEB" w:rsidRDefault="00073955">
            <w:pPr>
              <w:rPr>
                <w:del w:id="2335" w:author="Guduguntla Shivani" w:date="2025-09-18T15:25:00Z" w16du:dateUtc="2025-09-18T09:55:00Z"/>
                <w:rFonts w:cstheme="minorHAnsi"/>
                <w:i/>
                <w:iCs/>
                <w:sz w:val="24"/>
                <w:szCs w:val="24"/>
              </w:rPr>
              <w:pPrChange w:id="2336" w:author="Guduguntla Shivani" w:date="2025-10-14T15:29:00Z" w16du:dateUtc="2025-10-14T09:59:00Z">
                <w:pPr>
                  <w:jc w:val="center"/>
                </w:pPr>
              </w:pPrChange>
            </w:pPr>
            <w:del w:id="2337" w:author="Guduguntla Shivani" w:date="2025-09-18T15:25:00Z" w16du:dateUtc="2025-09-18T09:55:00Z">
              <w:r w:rsidRPr="001F0B56" w:rsidDel="005A0EEB">
                <w:rPr>
                  <w:rFonts w:cstheme="minorHAnsi"/>
                  <w:i/>
                  <w:iCs/>
                  <w:sz w:val="24"/>
                  <w:szCs w:val="24"/>
                </w:rPr>
                <w:delText>Very Likely</w:delText>
              </w:r>
            </w:del>
          </w:p>
        </w:tc>
      </w:tr>
      <w:tr w:rsidR="00073955" w:rsidRPr="001F0B56" w:rsidDel="005A0EEB" w14:paraId="08ED8F05" w14:textId="248E92B6" w:rsidTr="00857C8E">
        <w:trPr>
          <w:del w:id="2338" w:author="Guduguntla Shivani" w:date="2025-09-18T15:25:00Z"/>
        </w:trPr>
        <w:tc>
          <w:tcPr>
            <w:tcW w:w="914" w:type="dxa"/>
          </w:tcPr>
          <w:p w14:paraId="4486522B" w14:textId="05C046A7" w:rsidR="00073955" w:rsidRPr="001F0B56" w:rsidDel="005A0EEB" w:rsidRDefault="00073955">
            <w:pPr>
              <w:rPr>
                <w:del w:id="2339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40" w:author="Guduguntla Shivani" w:date="2025-10-14T15:29:00Z" w16du:dateUtc="2025-10-14T09:59:00Z">
                <w:pPr>
                  <w:jc w:val="center"/>
                </w:pPr>
              </w:pPrChange>
            </w:pPr>
            <w:del w:id="2341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0</w:delText>
              </w:r>
            </w:del>
          </w:p>
        </w:tc>
        <w:tc>
          <w:tcPr>
            <w:tcW w:w="782" w:type="dxa"/>
          </w:tcPr>
          <w:p w14:paraId="700B12CC" w14:textId="44B151F9" w:rsidR="00073955" w:rsidRPr="001F0B56" w:rsidDel="005A0EEB" w:rsidRDefault="00073955">
            <w:pPr>
              <w:rPr>
                <w:del w:id="2342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43" w:author="Guduguntla Shivani" w:date="2025-10-14T15:29:00Z" w16du:dateUtc="2025-10-14T09:59:00Z">
                <w:pPr>
                  <w:jc w:val="center"/>
                </w:pPr>
              </w:pPrChange>
            </w:pPr>
            <w:del w:id="2344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851" w:type="dxa"/>
          </w:tcPr>
          <w:p w14:paraId="73DD1617" w14:textId="36174A55" w:rsidR="00073955" w:rsidRPr="001F0B56" w:rsidDel="005A0EEB" w:rsidRDefault="00073955">
            <w:pPr>
              <w:rPr>
                <w:del w:id="2345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46" w:author="Guduguntla Shivani" w:date="2025-10-14T15:29:00Z" w16du:dateUtc="2025-10-14T09:59:00Z">
                <w:pPr>
                  <w:jc w:val="center"/>
                </w:pPr>
              </w:pPrChange>
            </w:pPr>
            <w:del w:id="2347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2</w:delText>
              </w:r>
            </w:del>
          </w:p>
        </w:tc>
        <w:tc>
          <w:tcPr>
            <w:tcW w:w="992" w:type="dxa"/>
          </w:tcPr>
          <w:p w14:paraId="03A56579" w14:textId="1FE7F96A" w:rsidR="00073955" w:rsidRPr="001F0B56" w:rsidDel="005A0EEB" w:rsidRDefault="00073955">
            <w:pPr>
              <w:rPr>
                <w:del w:id="2348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49" w:author="Guduguntla Shivani" w:date="2025-10-14T15:29:00Z" w16du:dateUtc="2025-10-14T09:59:00Z">
                <w:pPr>
                  <w:jc w:val="center"/>
                </w:pPr>
              </w:pPrChange>
            </w:pPr>
            <w:del w:id="2350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3</w:delText>
              </w:r>
            </w:del>
          </w:p>
        </w:tc>
        <w:tc>
          <w:tcPr>
            <w:tcW w:w="851" w:type="dxa"/>
          </w:tcPr>
          <w:p w14:paraId="7B3282D5" w14:textId="4C05DC0F" w:rsidR="00073955" w:rsidRPr="001F0B56" w:rsidDel="005A0EEB" w:rsidRDefault="00073955">
            <w:pPr>
              <w:rPr>
                <w:del w:id="2351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52" w:author="Guduguntla Shivani" w:date="2025-10-14T15:29:00Z" w16du:dateUtc="2025-10-14T09:59:00Z">
                <w:pPr>
                  <w:jc w:val="center"/>
                </w:pPr>
              </w:pPrChange>
            </w:pPr>
            <w:del w:id="2353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4</w:delText>
              </w:r>
            </w:del>
          </w:p>
        </w:tc>
        <w:tc>
          <w:tcPr>
            <w:tcW w:w="992" w:type="dxa"/>
          </w:tcPr>
          <w:p w14:paraId="5BD22834" w14:textId="57C81D1A" w:rsidR="00073955" w:rsidRPr="001F0B56" w:rsidDel="005A0EEB" w:rsidRDefault="00073955">
            <w:pPr>
              <w:rPr>
                <w:del w:id="2354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55" w:author="Guduguntla Shivani" w:date="2025-10-14T15:29:00Z" w16du:dateUtc="2025-10-14T09:59:00Z">
                <w:pPr>
                  <w:jc w:val="center"/>
                </w:pPr>
              </w:pPrChange>
            </w:pPr>
            <w:del w:id="2356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5</w:delText>
              </w:r>
            </w:del>
          </w:p>
        </w:tc>
        <w:tc>
          <w:tcPr>
            <w:tcW w:w="850" w:type="dxa"/>
          </w:tcPr>
          <w:p w14:paraId="285D326D" w14:textId="3B1A12A8" w:rsidR="00073955" w:rsidRPr="001F0B56" w:rsidDel="005A0EEB" w:rsidRDefault="00073955">
            <w:pPr>
              <w:rPr>
                <w:del w:id="2357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58" w:author="Guduguntla Shivani" w:date="2025-10-14T15:29:00Z" w16du:dateUtc="2025-10-14T09:59:00Z">
                <w:pPr>
                  <w:jc w:val="center"/>
                </w:pPr>
              </w:pPrChange>
            </w:pPr>
            <w:del w:id="2359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6</w:delText>
              </w:r>
            </w:del>
          </w:p>
        </w:tc>
        <w:tc>
          <w:tcPr>
            <w:tcW w:w="993" w:type="dxa"/>
          </w:tcPr>
          <w:p w14:paraId="1A6449C7" w14:textId="2E68B1EE" w:rsidR="00073955" w:rsidRPr="001F0B56" w:rsidDel="005A0EEB" w:rsidRDefault="00073955">
            <w:pPr>
              <w:rPr>
                <w:del w:id="2360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61" w:author="Guduguntla Shivani" w:date="2025-10-14T15:29:00Z" w16du:dateUtc="2025-10-14T09:59:00Z">
                <w:pPr>
                  <w:jc w:val="center"/>
                </w:pPr>
              </w:pPrChange>
            </w:pPr>
            <w:del w:id="2362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7</w:delText>
              </w:r>
            </w:del>
          </w:p>
        </w:tc>
        <w:tc>
          <w:tcPr>
            <w:tcW w:w="850" w:type="dxa"/>
          </w:tcPr>
          <w:p w14:paraId="146F2A64" w14:textId="78C8CD4C" w:rsidR="00073955" w:rsidRPr="001F0B56" w:rsidDel="005A0EEB" w:rsidRDefault="00073955">
            <w:pPr>
              <w:rPr>
                <w:del w:id="2363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64" w:author="Guduguntla Shivani" w:date="2025-10-14T15:29:00Z" w16du:dateUtc="2025-10-14T09:59:00Z">
                <w:pPr>
                  <w:jc w:val="center"/>
                </w:pPr>
              </w:pPrChange>
            </w:pPr>
            <w:del w:id="2365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8</w:delText>
              </w:r>
            </w:del>
          </w:p>
        </w:tc>
        <w:tc>
          <w:tcPr>
            <w:tcW w:w="1070" w:type="dxa"/>
          </w:tcPr>
          <w:p w14:paraId="07BA02AB" w14:textId="18E73E6C" w:rsidR="00073955" w:rsidRPr="001F0B56" w:rsidDel="005A0EEB" w:rsidRDefault="00073955">
            <w:pPr>
              <w:rPr>
                <w:del w:id="2366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67" w:author="Guduguntla Shivani" w:date="2025-10-14T15:29:00Z" w16du:dateUtc="2025-10-14T09:59:00Z">
                <w:pPr>
                  <w:jc w:val="center"/>
                </w:pPr>
              </w:pPrChange>
            </w:pPr>
            <w:del w:id="2368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9</w:delText>
              </w:r>
            </w:del>
          </w:p>
        </w:tc>
        <w:tc>
          <w:tcPr>
            <w:tcW w:w="915" w:type="dxa"/>
          </w:tcPr>
          <w:p w14:paraId="0605006A" w14:textId="470EF9B6" w:rsidR="00073955" w:rsidRPr="001F0B56" w:rsidDel="005A0EEB" w:rsidRDefault="00073955">
            <w:pPr>
              <w:rPr>
                <w:del w:id="2369" w:author="Guduguntla Shivani" w:date="2025-09-18T15:25:00Z" w16du:dateUtc="2025-09-18T09:55:00Z"/>
                <w:rFonts w:cstheme="minorHAnsi"/>
                <w:sz w:val="24"/>
                <w:szCs w:val="24"/>
              </w:rPr>
              <w:pPrChange w:id="2370" w:author="Guduguntla Shivani" w:date="2025-10-14T15:29:00Z" w16du:dateUtc="2025-10-14T09:59:00Z">
                <w:pPr>
                  <w:jc w:val="center"/>
                </w:pPr>
              </w:pPrChange>
            </w:pPr>
            <w:del w:id="2371" w:author="Guduguntla Shivani" w:date="2025-09-18T15:25:00Z" w16du:dateUtc="2025-09-18T09:55:00Z">
              <w:r w:rsidRPr="001F0B56" w:rsidDel="005A0EEB">
                <w:rPr>
                  <w:rFonts w:cstheme="minorHAnsi"/>
                  <w:sz w:val="24"/>
                  <w:szCs w:val="24"/>
                </w:rPr>
                <w:delText>10</w:delText>
              </w:r>
            </w:del>
          </w:p>
        </w:tc>
      </w:tr>
    </w:tbl>
    <w:p w14:paraId="2DF5270A" w14:textId="2CCE114A" w:rsidR="006A6367" w:rsidDel="00B63A53" w:rsidRDefault="006A6367" w:rsidP="00B63A53">
      <w:pPr>
        <w:spacing w:after="0"/>
        <w:rPr>
          <w:del w:id="2372" w:author="Guduguntla Shivani" w:date="2025-10-14T15:29:00Z" w16du:dateUtc="2025-10-14T09:59:00Z"/>
          <w:rFonts w:cstheme="minorHAnsi"/>
          <w:sz w:val="24"/>
          <w:szCs w:val="24"/>
        </w:rPr>
      </w:pPr>
    </w:p>
    <w:p w14:paraId="58268B4B" w14:textId="554004F9" w:rsidR="00B63A53" w:rsidRPr="001F0B56" w:rsidRDefault="00B63A53">
      <w:pPr>
        <w:rPr>
          <w:ins w:id="2373" w:author="Vikas Kori" w:date="2026-01-12T13:02:00Z" w16du:dateUtc="2026-01-12T07:32:00Z"/>
          <w:rFonts w:cstheme="minorHAnsi"/>
          <w:sz w:val="24"/>
          <w:szCs w:val="24"/>
        </w:rPr>
        <w:pPrChange w:id="2374" w:author="Vikas Kori" w:date="2026-01-12T13:02:00Z" w16du:dateUtc="2026-01-12T07:32:00Z">
          <w:pPr>
            <w:pStyle w:val="ListParagraph"/>
            <w:jc w:val="both"/>
          </w:pPr>
        </w:pPrChange>
      </w:pPr>
      <w:ins w:id="2375" w:author="Vikas Kori" w:date="2026-01-12T13:02:00Z" w16du:dateUtc="2026-01-12T07:32:00Z">
        <w:r>
          <w:rPr>
            <w:rFonts w:cstheme="minorHAnsi"/>
            <w:sz w:val="24"/>
            <w:szCs w:val="24"/>
          </w:rPr>
          <w:tab/>
        </w:r>
      </w:ins>
    </w:p>
    <w:p w14:paraId="4C6F0D25" w14:textId="37B982F3" w:rsidR="00DF049C" w:rsidRPr="001F0B56" w:rsidRDefault="00DF049C">
      <w:pPr>
        <w:spacing w:after="0"/>
        <w:ind w:left="1440" w:firstLine="720"/>
        <w:rPr>
          <w:rFonts w:cstheme="minorHAnsi"/>
          <w:b/>
          <w:bCs/>
          <w:sz w:val="24"/>
          <w:szCs w:val="24"/>
        </w:rPr>
        <w:pPrChange w:id="2376" w:author="Vikas Kori" w:date="2026-01-12T13:02:00Z" w16du:dateUtc="2026-01-12T07:32:00Z">
          <w:pPr>
            <w:jc w:val="center"/>
          </w:pPr>
        </w:pPrChange>
      </w:pPr>
      <w:r w:rsidRPr="001F0B56">
        <w:rPr>
          <w:rFonts w:cstheme="minorHAnsi"/>
          <w:b/>
          <w:bCs/>
          <w:sz w:val="24"/>
          <w:szCs w:val="24"/>
        </w:rPr>
        <w:t xml:space="preserve">Section </w:t>
      </w:r>
      <w:r w:rsidR="00CD220D" w:rsidRPr="001F0B56">
        <w:rPr>
          <w:rFonts w:cstheme="minorHAnsi"/>
          <w:b/>
          <w:bCs/>
          <w:sz w:val="24"/>
          <w:szCs w:val="24"/>
        </w:rPr>
        <w:t>G</w:t>
      </w:r>
      <w:r w:rsidR="00B85C2E" w:rsidRPr="001F0B56">
        <w:rPr>
          <w:rFonts w:cstheme="minorHAnsi"/>
          <w:b/>
          <w:bCs/>
          <w:sz w:val="24"/>
          <w:szCs w:val="24"/>
        </w:rPr>
        <w:t>.</w:t>
      </w:r>
      <w:r w:rsidRPr="001F0B56">
        <w:rPr>
          <w:rFonts w:cstheme="minorHAnsi"/>
          <w:b/>
          <w:bCs/>
          <w:sz w:val="24"/>
          <w:szCs w:val="24"/>
        </w:rPr>
        <w:t xml:space="preserve">    Competition </w:t>
      </w:r>
      <w:r w:rsidR="00B85C2E" w:rsidRPr="001F0B56">
        <w:rPr>
          <w:rFonts w:cstheme="minorHAnsi"/>
          <w:b/>
          <w:bCs/>
          <w:sz w:val="24"/>
          <w:szCs w:val="24"/>
        </w:rPr>
        <w:t>Comparison</w:t>
      </w:r>
    </w:p>
    <w:p w14:paraId="169F1284" w14:textId="3943DAB8" w:rsidR="00673A5F" w:rsidRPr="001F0B56" w:rsidRDefault="00CD220D">
      <w:pPr>
        <w:spacing w:after="0" w:line="256" w:lineRule="auto"/>
        <w:jc w:val="both"/>
        <w:rPr>
          <w:rFonts w:cstheme="minorHAnsi"/>
          <w:sz w:val="24"/>
          <w:szCs w:val="24"/>
        </w:rPr>
        <w:pPrChange w:id="2377" w:author="Guduguntla Shivani" w:date="2025-10-14T15:30:00Z" w16du:dateUtc="2025-10-14T10:00:00Z">
          <w:pPr>
            <w:spacing w:after="0" w:line="256" w:lineRule="auto"/>
            <w:ind w:left="720" w:hanging="720"/>
            <w:jc w:val="both"/>
          </w:pPr>
        </w:pPrChange>
      </w:pPr>
      <w:del w:id="2378" w:author="Guduguntla Shivani" w:date="2025-10-14T15:29:00Z" w16du:dateUtc="2025-10-14T09:59:00Z">
        <w:r w:rsidRPr="001F0B56" w:rsidDel="009719A5">
          <w:rPr>
            <w:rFonts w:cstheme="minorHAnsi"/>
            <w:sz w:val="24"/>
            <w:szCs w:val="24"/>
          </w:rPr>
          <w:delText>G</w:delText>
        </w:r>
        <w:r w:rsidR="00F457D4" w:rsidRPr="001F0B56" w:rsidDel="009719A5">
          <w:rPr>
            <w:rFonts w:cstheme="minorHAnsi"/>
            <w:sz w:val="24"/>
            <w:szCs w:val="24"/>
          </w:rPr>
          <w:delText>1</w:delText>
        </w:r>
        <w:r w:rsidR="00C37BFC" w:rsidRPr="001F0B56" w:rsidDel="009719A5">
          <w:rPr>
            <w:rFonts w:cstheme="minorHAnsi"/>
            <w:sz w:val="24"/>
            <w:szCs w:val="24"/>
          </w:rPr>
          <w:delText>.</w:delText>
        </w:r>
        <w:r w:rsidR="00F457D4" w:rsidRPr="001F0B56" w:rsidDel="009719A5">
          <w:rPr>
            <w:rFonts w:cstheme="minorHAnsi"/>
            <w:sz w:val="24"/>
            <w:szCs w:val="24"/>
          </w:rPr>
          <w:tab/>
        </w:r>
      </w:del>
      <w:r w:rsidR="00673A5F" w:rsidRPr="001F0B56">
        <w:rPr>
          <w:rFonts w:cstheme="minorHAnsi"/>
          <w:sz w:val="24"/>
          <w:szCs w:val="24"/>
        </w:rPr>
        <w:t>Based on all that you have heard, known or experienced which in your opinion is the ‘</w:t>
      </w:r>
      <w:r w:rsidR="00ED351E" w:rsidRPr="001F0B56">
        <w:rPr>
          <w:rFonts w:cstheme="minorHAnsi"/>
          <w:sz w:val="24"/>
          <w:szCs w:val="24"/>
        </w:rPr>
        <w:t>B</w:t>
      </w:r>
      <w:r w:rsidR="00673A5F" w:rsidRPr="001F0B56">
        <w:rPr>
          <w:rFonts w:cstheme="minorHAnsi"/>
          <w:sz w:val="24"/>
          <w:szCs w:val="24"/>
        </w:rPr>
        <w:t xml:space="preserve">est in </w:t>
      </w:r>
      <w:proofErr w:type="spellStart"/>
      <w:r w:rsidR="00ED351E" w:rsidRPr="001F0B56">
        <w:rPr>
          <w:rFonts w:cstheme="minorHAnsi"/>
          <w:sz w:val="24"/>
          <w:szCs w:val="24"/>
        </w:rPr>
        <w:t>C</w:t>
      </w:r>
      <w:r w:rsidR="00673A5F" w:rsidRPr="001F0B56">
        <w:rPr>
          <w:rFonts w:cstheme="minorHAnsi"/>
          <w:sz w:val="24"/>
          <w:szCs w:val="24"/>
        </w:rPr>
        <w:t>lass’</w:t>
      </w:r>
      <w:proofErr w:type="spellEnd"/>
      <w:r w:rsidR="00673A5F" w:rsidRPr="001F0B56">
        <w:rPr>
          <w:rFonts w:cstheme="minorHAnsi"/>
          <w:sz w:val="24"/>
          <w:szCs w:val="24"/>
        </w:rPr>
        <w:t xml:space="preserve"> </w:t>
      </w:r>
      <w:r w:rsidR="003857D5" w:rsidRPr="001F0B56">
        <w:rPr>
          <w:rFonts w:cstheme="minorHAnsi"/>
          <w:sz w:val="24"/>
          <w:szCs w:val="24"/>
        </w:rPr>
        <w:t xml:space="preserve">Natural Gas </w:t>
      </w:r>
      <w:r w:rsidR="00673A5F" w:rsidRPr="001F0B56">
        <w:rPr>
          <w:rFonts w:cstheme="minorHAnsi"/>
          <w:sz w:val="24"/>
          <w:szCs w:val="24"/>
        </w:rPr>
        <w:t>supplier in the</w:t>
      </w:r>
      <w:r w:rsidR="00ED351E" w:rsidRPr="001F0B56">
        <w:rPr>
          <w:rFonts w:cstheme="minorHAnsi"/>
          <w:sz w:val="24"/>
          <w:szCs w:val="24"/>
        </w:rPr>
        <w:t xml:space="preserve"> </w:t>
      </w:r>
      <w:r w:rsidR="00673A5F" w:rsidRPr="001F0B56">
        <w:rPr>
          <w:rFonts w:cstheme="minorHAnsi"/>
          <w:sz w:val="24"/>
          <w:szCs w:val="24"/>
        </w:rPr>
        <w:t>market today</w:t>
      </w:r>
      <w:r w:rsidR="004130CC" w:rsidRPr="001F0B56">
        <w:rPr>
          <w:rFonts w:cstheme="minorHAnsi"/>
          <w:sz w:val="24"/>
          <w:szCs w:val="24"/>
        </w:rPr>
        <w:t>?</w:t>
      </w:r>
      <w:r w:rsidR="00673A5F" w:rsidRPr="001F0B56">
        <w:rPr>
          <w:rFonts w:cstheme="minorHAnsi"/>
          <w:sz w:val="24"/>
          <w:szCs w:val="24"/>
        </w:rPr>
        <w:t xml:space="preserve"> Please indicate key differentiators </w:t>
      </w:r>
      <w:r w:rsidR="00E223C6" w:rsidRPr="001F0B56">
        <w:rPr>
          <w:rFonts w:cstheme="minorHAnsi"/>
          <w:sz w:val="24"/>
          <w:szCs w:val="24"/>
        </w:rPr>
        <w:t>for</w:t>
      </w:r>
      <w:r w:rsidR="00673A5F" w:rsidRPr="001F0B56">
        <w:rPr>
          <w:rFonts w:cstheme="minorHAnsi"/>
          <w:sz w:val="24"/>
          <w:szCs w:val="24"/>
        </w:rPr>
        <w:t xml:space="preserve"> your choice of ‘</w:t>
      </w:r>
      <w:r w:rsidR="00ED351E" w:rsidRPr="001F0B56">
        <w:rPr>
          <w:rFonts w:cstheme="minorHAnsi"/>
          <w:sz w:val="24"/>
          <w:szCs w:val="24"/>
        </w:rPr>
        <w:t>B</w:t>
      </w:r>
      <w:r w:rsidR="00673A5F" w:rsidRPr="001F0B56">
        <w:rPr>
          <w:rFonts w:cstheme="minorHAnsi"/>
          <w:sz w:val="24"/>
          <w:szCs w:val="24"/>
        </w:rPr>
        <w:t xml:space="preserve">est in </w:t>
      </w:r>
      <w:proofErr w:type="spellStart"/>
      <w:r w:rsidR="00ED351E" w:rsidRPr="001F0B56">
        <w:rPr>
          <w:rFonts w:cstheme="minorHAnsi"/>
          <w:sz w:val="24"/>
          <w:szCs w:val="24"/>
        </w:rPr>
        <w:t>C</w:t>
      </w:r>
      <w:r w:rsidR="00673A5F" w:rsidRPr="001F0B56">
        <w:rPr>
          <w:rFonts w:cstheme="minorHAnsi"/>
          <w:sz w:val="24"/>
          <w:szCs w:val="24"/>
        </w:rPr>
        <w:t>lass’</w:t>
      </w:r>
      <w:proofErr w:type="spellEnd"/>
      <w:r w:rsidR="00673A5F" w:rsidRPr="001F0B56">
        <w:rPr>
          <w:rFonts w:cstheme="minorHAnsi"/>
          <w:sz w:val="24"/>
          <w:szCs w:val="24"/>
        </w:rPr>
        <w:t xml:space="preserve"> </w:t>
      </w:r>
      <w:r w:rsidR="00E223C6" w:rsidRPr="001F0B56">
        <w:rPr>
          <w:rFonts w:cstheme="minorHAnsi"/>
          <w:sz w:val="24"/>
          <w:szCs w:val="24"/>
        </w:rPr>
        <w:t>supplier</w:t>
      </w:r>
      <w:r w:rsidR="004130CC" w:rsidRPr="001F0B56">
        <w:rPr>
          <w:rFonts w:cstheme="minorHAnsi"/>
          <w:sz w:val="24"/>
          <w:szCs w:val="24"/>
        </w:rPr>
        <w:t>.</w:t>
      </w:r>
    </w:p>
    <w:p w14:paraId="6F960C05" w14:textId="77777777" w:rsidR="00673A5F" w:rsidRDefault="00673A5F" w:rsidP="00673A5F">
      <w:pPr>
        <w:spacing w:after="0"/>
        <w:rPr>
          <w:ins w:id="2379" w:author="Vikas Kori" w:date="2026-01-12T13:02:00Z" w16du:dateUtc="2026-01-12T07:32:00Z"/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 xml:space="preserve"> </w:t>
      </w:r>
    </w:p>
    <w:p w14:paraId="2139C40B" w14:textId="4CBAC877" w:rsidR="00B63A53" w:rsidRPr="00B63A53" w:rsidRDefault="00B63A53" w:rsidP="00B63A53">
      <w:pPr>
        <w:spacing w:after="0"/>
        <w:rPr>
          <w:ins w:id="2380" w:author="Vikas Kori" w:date="2026-01-12T13:02:00Z" w16du:dateUtc="2026-01-12T07:32:00Z"/>
          <w:rFonts w:cstheme="minorHAnsi"/>
          <w:sz w:val="24"/>
          <w:szCs w:val="24"/>
        </w:rPr>
      </w:pPr>
      <w:ins w:id="2381" w:author="Vikas Kori" w:date="2026-01-12T13:02:00Z" w16du:dateUtc="2026-01-12T07:32:00Z">
        <w:r w:rsidRPr="00B63A53">
          <w:rPr>
            <w:rFonts w:cstheme="minorHAnsi"/>
            <w:sz w:val="24"/>
            <w:szCs w:val="24"/>
          </w:rPr>
          <w:t xml:space="preserve">a. Company </w:t>
        </w:r>
        <w:proofErr w:type="gramStart"/>
        <w:r w:rsidRPr="00B63A53">
          <w:rPr>
            <w:rFonts w:cstheme="minorHAnsi"/>
            <w:sz w:val="24"/>
            <w:szCs w:val="24"/>
          </w:rPr>
          <w:t xml:space="preserve">Name  </w:t>
        </w:r>
        <w:r>
          <w:rPr>
            <w:rFonts w:cstheme="minorHAnsi"/>
            <w:sz w:val="24"/>
            <w:szCs w:val="24"/>
          </w:rPr>
          <w:t>:</w:t>
        </w:r>
        <w:proofErr w:type="gramEnd"/>
        <w:r>
          <w:rPr>
            <w:rFonts w:cstheme="minorHAnsi"/>
            <w:sz w:val="24"/>
            <w:szCs w:val="24"/>
          </w:rPr>
          <w:t xml:space="preserve"> ______</w:t>
        </w:r>
      </w:ins>
    </w:p>
    <w:p w14:paraId="4022A766" w14:textId="2B582AE7" w:rsidR="00B63A53" w:rsidRPr="00B63A53" w:rsidRDefault="00B63A53" w:rsidP="00B63A53">
      <w:pPr>
        <w:spacing w:after="0"/>
        <w:rPr>
          <w:ins w:id="2382" w:author="Vikas Kori" w:date="2026-01-12T13:02:00Z" w16du:dateUtc="2026-01-12T07:32:00Z"/>
          <w:rFonts w:cstheme="minorHAnsi"/>
          <w:sz w:val="24"/>
          <w:szCs w:val="24"/>
        </w:rPr>
      </w:pPr>
      <w:ins w:id="2383" w:author="Vikas Kori" w:date="2026-01-12T13:02:00Z" w16du:dateUtc="2026-01-12T07:32:00Z">
        <w:r w:rsidRPr="00B63A53">
          <w:rPr>
            <w:rFonts w:cstheme="minorHAnsi"/>
            <w:sz w:val="24"/>
            <w:szCs w:val="24"/>
          </w:rPr>
          <w:t>b. Key Differentiators (Unique aspects)</w:t>
        </w:r>
        <w:r>
          <w:rPr>
            <w:rFonts w:cstheme="minorHAnsi"/>
            <w:sz w:val="24"/>
            <w:szCs w:val="24"/>
          </w:rPr>
          <w:t>: ______</w:t>
        </w:r>
      </w:ins>
    </w:p>
    <w:p w14:paraId="00A05F75" w14:textId="2302AEBD" w:rsidR="00B63A53" w:rsidRPr="001F0B56" w:rsidRDefault="00B63A53" w:rsidP="00B63A53">
      <w:pPr>
        <w:spacing w:after="0"/>
        <w:rPr>
          <w:rFonts w:cstheme="minorHAnsi"/>
          <w:sz w:val="24"/>
          <w:szCs w:val="24"/>
        </w:rPr>
      </w:pPr>
      <w:ins w:id="2384" w:author="Vikas Kori" w:date="2026-01-12T13:02:00Z" w16du:dateUtc="2026-01-12T07:32:00Z">
        <w:r w:rsidRPr="00B63A53">
          <w:rPr>
            <w:rFonts w:cstheme="minorHAnsi"/>
            <w:sz w:val="24"/>
            <w:szCs w:val="24"/>
          </w:rPr>
          <w:t>c. How better than Vedanta Ltd. (Cairn - Oil &amp; Gas</w:t>
        </w:r>
        <w:proofErr w:type="gramStart"/>
        <w:r w:rsidRPr="00B63A53">
          <w:rPr>
            <w:rFonts w:cstheme="minorHAnsi"/>
            <w:sz w:val="24"/>
            <w:szCs w:val="24"/>
          </w:rPr>
          <w:t>)</w:t>
        </w:r>
        <w:r>
          <w:rPr>
            <w:rFonts w:cstheme="minorHAnsi"/>
            <w:sz w:val="24"/>
            <w:szCs w:val="24"/>
          </w:rPr>
          <w:t xml:space="preserve"> </w:t>
        </w:r>
      </w:ins>
      <w:ins w:id="2385" w:author="Vikas Kori" w:date="2026-01-12T13:03:00Z" w16du:dateUtc="2026-01-12T07:33:00Z">
        <w:r>
          <w:rPr>
            <w:rFonts w:cstheme="minorHAnsi"/>
            <w:sz w:val="24"/>
            <w:szCs w:val="24"/>
          </w:rPr>
          <w:t>:</w:t>
        </w:r>
        <w:proofErr w:type="gramEnd"/>
        <w:r>
          <w:rPr>
            <w:rFonts w:cstheme="minorHAnsi"/>
            <w:sz w:val="24"/>
            <w:szCs w:val="24"/>
          </w:rPr>
          <w:t xml:space="preserve"> _____</w:t>
        </w:r>
      </w:ins>
    </w:p>
    <w:tbl>
      <w:tblPr>
        <w:tblStyle w:val="TableGrid0"/>
        <w:tblW w:w="9952" w:type="dxa"/>
        <w:tblInd w:w="0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7326"/>
      </w:tblGrid>
      <w:tr w:rsidR="00673A5F" w:rsidRPr="001F0B56" w:rsidDel="00B63A53" w14:paraId="7C449854" w14:textId="0575D620" w:rsidTr="00857C8E">
        <w:trPr>
          <w:trHeight w:val="677"/>
          <w:del w:id="2386" w:author="Vikas Kori" w:date="2026-01-12T13:03:00Z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81340" w14:textId="082E5B3B" w:rsidR="00673A5F" w:rsidRPr="001F0B56" w:rsidDel="00B63A53" w:rsidRDefault="00673A5F" w:rsidP="00857C8E">
            <w:pPr>
              <w:spacing w:line="259" w:lineRule="auto"/>
              <w:rPr>
                <w:del w:id="2387" w:author="Vikas Kori" w:date="2026-01-12T13:03:00Z" w16du:dateUtc="2026-01-12T07:33:00Z"/>
                <w:rFonts w:cstheme="minorHAnsi"/>
                <w:sz w:val="24"/>
                <w:szCs w:val="24"/>
              </w:rPr>
            </w:pPr>
            <w:del w:id="2388" w:author="Vikas Kori" w:date="2026-01-12T13:03:00Z" w16du:dateUtc="2026-01-12T07:33:00Z">
              <w:r w:rsidRPr="001F0B56" w:rsidDel="00B63A53">
                <w:rPr>
                  <w:rFonts w:cstheme="minorHAnsi"/>
                  <w:b/>
                  <w:sz w:val="24"/>
                  <w:szCs w:val="24"/>
                </w:rPr>
                <w:delText xml:space="preserve">a. Company Name   </w:delText>
              </w:r>
            </w:del>
          </w:p>
        </w:tc>
        <w:tc>
          <w:tcPr>
            <w:tcW w:w="7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6CC5" w14:textId="2E6F78B0" w:rsidR="00673A5F" w:rsidRPr="001F0B56" w:rsidDel="00B63A53" w:rsidRDefault="00673A5F" w:rsidP="00857C8E">
            <w:pPr>
              <w:spacing w:line="259" w:lineRule="auto"/>
              <w:rPr>
                <w:del w:id="2389" w:author="Vikas Kori" w:date="2026-01-12T13:03:00Z" w16du:dateUtc="2026-01-12T07:33:00Z"/>
                <w:rFonts w:cstheme="minorHAnsi"/>
                <w:sz w:val="24"/>
                <w:szCs w:val="24"/>
              </w:rPr>
            </w:pPr>
            <w:del w:id="2390" w:author="Vikas Kori" w:date="2026-01-12T13:03:00Z" w16du:dateUtc="2026-01-12T07:33:00Z">
              <w:r w:rsidRPr="001F0B56" w:rsidDel="00B63A53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</w:tc>
      </w:tr>
      <w:tr w:rsidR="00673A5F" w:rsidRPr="001F0B56" w:rsidDel="00B63A53" w14:paraId="6E64D23C" w14:textId="614303B7" w:rsidTr="00857C8E">
        <w:trPr>
          <w:trHeight w:val="881"/>
          <w:del w:id="2391" w:author="Vikas Kori" w:date="2026-01-12T13:03:00Z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DBC1" w14:textId="77ACF83F" w:rsidR="00673A5F" w:rsidRPr="001F0B56" w:rsidDel="00B63A53" w:rsidRDefault="00673A5F" w:rsidP="00857C8E">
            <w:pPr>
              <w:spacing w:line="259" w:lineRule="auto"/>
              <w:rPr>
                <w:del w:id="2392" w:author="Vikas Kori" w:date="2026-01-12T13:03:00Z" w16du:dateUtc="2026-01-12T07:33:00Z"/>
                <w:rFonts w:cstheme="minorHAnsi"/>
                <w:sz w:val="24"/>
                <w:szCs w:val="24"/>
              </w:rPr>
            </w:pPr>
            <w:del w:id="2393" w:author="Vikas Kori" w:date="2026-01-12T13:03:00Z" w16du:dateUtc="2026-01-12T07:33:00Z">
              <w:r w:rsidRPr="001F0B56" w:rsidDel="00B63A53">
                <w:rPr>
                  <w:rFonts w:cstheme="minorHAnsi"/>
                  <w:b/>
                  <w:sz w:val="24"/>
                  <w:szCs w:val="24"/>
                </w:rPr>
                <w:delText xml:space="preserve">b. Key Differentiators </w:delText>
              </w:r>
              <w:r w:rsidR="00ED351E" w:rsidRPr="001F0B56" w:rsidDel="00B63A53">
                <w:rPr>
                  <w:rFonts w:cstheme="minorHAnsi"/>
                  <w:b/>
                  <w:sz w:val="24"/>
                  <w:szCs w:val="24"/>
                </w:rPr>
                <w:delText>(Unique aspects)</w:delText>
              </w:r>
            </w:del>
          </w:p>
        </w:tc>
        <w:tc>
          <w:tcPr>
            <w:tcW w:w="7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F7B2" w14:textId="41BC6EB7" w:rsidR="00ED351E" w:rsidRPr="001F0B56" w:rsidDel="00B63A53" w:rsidRDefault="00ED351E" w:rsidP="00857C8E">
            <w:pPr>
              <w:spacing w:line="259" w:lineRule="auto"/>
              <w:rPr>
                <w:del w:id="2394" w:author="Vikas Kori" w:date="2026-01-12T13:03:00Z" w16du:dateUtc="2026-01-12T07:33:00Z"/>
                <w:rFonts w:cstheme="minorHAnsi"/>
                <w:sz w:val="24"/>
                <w:szCs w:val="24"/>
              </w:rPr>
            </w:pPr>
          </w:p>
          <w:p w14:paraId="4C6F8C43" w14:textId="3E6C714A" w:rsidR="00673A5F" w:rsidRPr="001F0B56" w:rsidDel="00B63A53" w:rsidRDefault="00673A5F" w:rsidP="00857C8E">
            <w:pPr>
              <w:spacing w:line="259" w:lineRule="auto"/>
              <w:rPr>
                <w:del w:id="2395" w:author="Vikas Kori" w:date="2026-01-12T13:03:00Z" w16du:dateUtc="2026-01-12T07:33:00Z"/>
                <w:rFonts w:cstheme="minorHAnsi"/>
                <w:sz w:val="24"/>
                <w:szCs w:val="24"/>
              </w:rPr>
            </w:pPr>
            <w:del w:id="2396" w:author="Vikas Kori" w:date="2026-01-12T13:03:00Z" w16du:dateUtc="2026-01-12T07:33:00Z">
              <w:r w:rsidRPr="001F0B56" w:rsidDel="00B63A53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</w:tc>
      </w:tr>
      <w:tr w:rsidR="00ED351E" w:rsidRPr="001F0B56" w:rsidDel="00B63A53" w14:paraId="47C74DF3" w14:textId="27679DCB" w:rsidTr="00857C8E">
        <w:trPr>
          <w:trHeight w:val="881"/>
          <w:del w:id="2397" w:author="Vikas Kori" w:date="2026-01-12T13:03:00Z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0744" w14:textId="6608C86F" w:rsidR="00ED351E" w:rsidRPr="001F0B56" w:rsidDel="00B63A53" w:rsidRDefault="00ED351E" w:rsidP="00857C8E">
            <w:pPr>
              <w:rPr>
                <w:del w:id="2398" w:author="Vikas Kori" w:date="2026-01-12T13:03:00Z" w16du:dateUtc="2026-01-12T07:33:00Z"/>
                <w:rFonts w:cstheme="minorHAnsi"/>
                <w:b/>
                <w:sz w:val="24"/>
                <w:szCs w:val="24"/>
              </w:rPr>
            </w:pPr>
            <w:del w:id="2399" w:author="Vikas Kori" w:date="2026-01-12T13:03:00Z" w16du:dateUtc="2026-01-12T07:33:00Z">
              <w:r w:rsidRPr="001F0B56" w:rsidDel="00B63A53">
                <w:rPr>
                  <w:rFonts w:cstheme="minorHAnsi"/>
                  <w:b/>
                  <w:sz w:val="24"/>
                  <w:szCs w:val="24"/>
                </w:rPr>
                <w:delText xml:space="preserve">c. How better than </w:delText>
              </w:r>
              <w:r w:rsidR="00E223C6" w:rsidRPr="001F0B56" w:rsidDel="00B63A53">
                <w:rPr>
                  <w:rFonts w:cstheme="minorHAnsi"/>
                  <w:b/>
                  <w:bCs/>
                  <w:sz w:val="24"/>
                  <w:szCs w:val="24"/>
                </w:rPr>
                <w:delText>Vedanta Ltd. (Cairn - Oil &amp; Gas)</w:delText>
              </w:r>
            </w:del>
          </w:p>
        </w:tc>
        <w:tc>
          <w:tcPr>
            <w:tcW w:w="7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A427" w14:textId="79FE2F40" w:rsidR="00ED351E" w:rsidRPr="001F0B56" w:rsidDel="00B63A53" w:rsidRDefault="00ED351E" w:rsidP="00371F1E">
            <w:pPr>
              <w:spacing w:line="259" w:lineRule="auto"/>
              <w:rPr>
                <w:del w:id="2400" w:author="Vikas Kori" w:date="2026-01-12T13:03:00Z" w16du:dateUtc="2026-01-12T07:33:00Z"/>
                <w:rFonts w:cstheme="minorHAnsi"/>
                <w:sz w:val="24"/>
                <w:szCs w:val="24"/>
              </w:rPr>
            </w:pPr>
          </w:p>
        </w:tc>
      </w:tr>
    </w:tbl>
    <w:p w14:paraId="2CE23737" w14:textId="77777777" w:rsidR="00673A5F" w:rsidRPr="001F0B56" w:rsidRDefault="00673A5F" w:rsidP="00673A5F">
      <w:pPr>
        <w:spacing w:after="24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 xml:space="preserve"> </w:t>
      </w:r>
    </w:p>
    <w:p w14:paraId="67613071" w14:textId="182477E1" w:rsidR="00F457D4" w:rsidRPr="001F0B56" w:rsidRDefault="00F457D4" w:rsidP="00F457D4">
      <w:pPr>
        <w:jc w:val="center"/>
        <w:rPr>
          <w:rFonts w:cstheme="minorHAnsi"/>
          <w:b/>
          <w:bCs/>
          <w:sz w:val="24"/>
          <w:szCs w:val="24"/>
        </w:rPr>
      </w:pPr>
      <w:r w:rsidRPr="001F0B56">
        <w:rPr>
          <w:rFonts w:cstheme="minorHAnsi"/>
          <w:b/>
          <w:bCs/>
          <w:sz w:val="24"/>
          <w:szCs w:val="24"/>
        </w:rPr>
        <w:t xml:space="preserve">Section </w:t>
      </w:r>
      <w:proofErr w:type="gramStart"/>
      <w:r w:rsidR="00CD220D" w:rsidRPr="001F0B56">
        <w:rPr>
          <w:rFonts w:cstheme="minorHAnsi"/>
          <w:b/>
          <w:bCs/>
          <w:sz w:val="24"/>
          <w:szCs w:val="24"/>
        </w:rPr>
        <w:t>H</w:t>
      </w:r>
      <w:r w:rsidRPr="001F0B56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1F0B56">
        <w:rPr>
          <w:rFonts w:cstheme="minorHAnsi"/>
          <w:b/>
          <w:bCs/>
          <w:sz w:val="24"/>
          <w:szCs w:val="24"/>
        </w:rPr>
        <w:t xml:space="preserve"> General Feedback</w:t>
      </w:r>
    </w:p>
    <w:p w14:paraId="168C5C55" w14:textId="0D7918E4" w:rsidR="00F457D4" w:rsidRPr="001F0B56" w:rsidRDefault="00CD220D" w:rsidP="008C222E">
      <w:pPr>
        <w:spacing w:after="1" w:line="256" w:lineRule="auto"/>
        <w:ind w:left="709" w:hanging="709"/>
        <w:rPr>
          <w:rFonts w:cstheme="minorHAnsi"/>
          <w:sz w:val="24"/>
          <w:szCs w:val="24"/>
        </w:rPr>
      </w:pPr>
      <w:del w:id="2401" w:author="Guduguntla Shivani" w:date="2025-10-14T15:30:00Z" w16du:dateUtc="2025-10-14T10:00:00Z">
        <w:r w:rsidRPr="001F0B56" w:rsidDel="009719A5">
          <w:rPr>
            <w:rFonts w:cstheme="minorHAnsi"/>
            <w:sz w:val="24"/>
            <w:szCs w:val="24"/>
          </w:rPr>
          <w:delText>H</w:delText>
        </w:r>
        <w:r w:rsidR="00F457D4" w:rsidRPr="001F0B56" w:rsidDel="009719A5">
          <w:rPr>
            <w:rFonts w:cstheme="minorHAnsi"/>
            <w:sz w:val="24"/>
            <w:szCs w:val="24"/>
          </w:rPr>
          <w:delText>1</w:delText>
        </w:r>
        <w:r w:rsidR="00C37BFC" w:rsidRPr="001F0B56" w:rsidDel="009719A5">
          <w:rPr>
            <w:rFonts w:cstheme="minorHAnsi"/>
            <w:sz w:val="24"/>
            <w:szCs w:val="24"/>
          </w:rPr>
          <w:delText>.</w:delText>
        </w:r>
        <w:r w:rsidR="00F457D4" w:rsidRPr="001F0B56" w:rsidDel="009719A5">
          <w:rPr>
            <w:rFonts w:cstheme="minorHAnsi"/>
            <w:sz w:val="24"/>
            <w:szCs w:val="24"/>
          </w:rPr>
          <w:tab/>
        </w:r>
      </w:del>
      <w:r w:rsidR="00F457D4" w:rsidRPr="001F0B56">
        <w:rPr>
          <w:rFonts w:cstheme="minorHAnsi"/>
          <w:sz w:val="24"/>
          <w:szCs w:val="24"/>
        </w:rPr>
        <w:t xml:space="preserve">Please indicate areas </w:t>
      </w:r>
      <w:r w:rsidR="00BD6268" w:rsidRPr="001F0B56">
        <w:rPr>
          <w:rFonts w:cstheme="minorHAnsi"/>
          <w:sz w:val="24"/>
          <w:szCs w:val="24"/>
        </w:rPr>
        <w:t xml:space="preserve">which </w:t>
      </w:r>
      <w:r w:rsidR="00F457D4" w:rsidRPr="001F0B56">
        <w:rPr>
          <w:rFonts w:cstheme="minorHAnsi"/>
          <w:sz w:val="24"/>
          <w:szCs w:val="24"/>
        </w:rPr>
        <w:t>you believe</w:t>
      </w:r>
      <w:r w:rsidR="00C37BFC" w:rsidRPr="001F0B56">
        <w:rPr>
          <w:rFonts w:cstheme="minorHAnsi"/>
          <w:sz w:val="24"/>
          <w:szCs w:val="24"/>
        </w:rPr>
        <w:t xml:space="preserve"> that</w:t>
      </w:r>
      <w:r w:rsidR="00F457D4" w:rsidRPr="001F0B56">
        <w:rPr>
          <w:rFonts w:cstheme="minorHAnsi"/>
          <w:sz w:val="24"/>
          <w:szCs w:val="24"/>
        </w:rPr>
        <w:t xml:space="preserve"> Vedanta</w:t>
      </w:r>
      <w:r w:rsidR="00E223C6" w:rsidRPr="001F0B56">
        <w:rPr>
          <w:rFonts w:cstheme="minorHAnsi"/>
          <w:sz w:val="24"/>
          <w:szCs w:val="24"/>
        </w:rPr>
        <w:t xml:space="preserve"> Ltd. (</w:t>
      </w:r>
      <w:commentRangeStart w:id="2402"/>
      <w:r w:rsidR="00E223C6" w:rsidRPr="001F0B56">
        <w:rPr>
          <w:rFonts w:cstheme="minorHAnsi"/>
          <w:sz w:val="24"/>
          <w:szCs w:val="24"/>
        </w:rPr>
        <w:t>Cairn</w:t>
      </w:r>
      <w:commentRangeEnd w:id="2402"/>
      <w:r w:rsidR="009719A5" w:rsidRPr="001F0B56">
        <w:rPr>
          <w:rStyle w:val="CommentReference"/>
        </w:rPr>
        <w:commentReference w:id="2402"/>
      </w:r>
      <w:r w:rsidR="00E223C6" w:rsidRPr="001F0B56">
        <w:rPr>
          <w:rFonts w:cstheme="minorHAnsi"/>
          <w:sz w:val="24"/>
          <w:szCs w:val="24"/>
        </w:rPr>
        <w:t xml:space="preserve"> - Oil &amp; Gas)</w:t>
      </w:r>
      <w:r w:rsidR="00F457D4" w:rsidRPr="001F0B56">
        <w:rPr>
          <w:rFonts w:cstheme="minorHAnsi"/>
          <w:sz w:val="24"/>
          <w:szCs w:val="24"/>
        </w:rPr>
        <w:t xml:space="preserve"> </w:t>
      </w:r>
      <w:r w:rsidR="00C37BFC" w:rsidRPr="001F0B56">
        <w:rPr>
          <w:rFonts w:cstheme="minorHAnsi"/>
          <w:sz w:val="24"/>
          <w:szCs w:val="24"/>
        </w:rPr>
        <w:t xml:space="preserve">is doing </w:t>
      </w:r>
      <w:r w:rsidR="00F457D4" w:rsidRPr="001F0B56">
        <w:rPr>
          <w:rFonts w:cstheme="minorHAnsi"/>
          <w:sz w:val="24"/>
          <w:szCs w:val="24"/>
        </w:rPr>
        <w:t>well</w:t>
      </w:r>
      <w:r w:rsidR="002216BA" w:rsidRPr="001F0B56">
        <w:rPr>
          <w:rFonts w:cstheme="minorHAnsi"/>
          <w:sz w:val="24"/>
          <w:szCs w:val="24"/>
        </w:rPr>
        <w:t xml:space="preserve"> in</w:t>
      </w:r>
      <w:r w:rsidR="00ED351E" w:rsidRPr="001F0B56">
        <w:rPr>
          <w:rFonts w:cstheme="minorHAnsi"/>
          <w:sz w:val="24"/>
          <w:szCs w:val="24"/>
        </w:rPr>
        <w:t>.</w:t>
      </w:r>
    </w:p>
    <w:p w14:paraId="75EE6D96" w14:textId="6D45FE1F" w:rsidR="00972962" w:rsidRPr="001F0B56" w:rsidRDefault="00972962" w:rsidP="00972962">
      <w:pPr>
        <w:pStyle w:val="ListParagraph"/>
        <w:numPr>
          <w:ilvl w:val="0"/>
          <w:numId w:val="12"/>
        </w:numPr>
        <w:spacing w:after="1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1</w:t>
      </w:r>
    </w:p>
    <w:p w14:paraId="7D803DA5" w14:textId="6D78B42A" w:rsidR="00972962" w:rsidRPr="001F0B56" w:rsidRDefault="00972962" w:rsidP="00972962">
      <w:pPr>
        <w:pStyle w:val="ListParagraph"/>
        <w:numPr>
          <w:ilvl w:val="0"/>
          <w:numId w:val="12"/>
        </w:numPr>
        <w:spacing w:after="1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2</w:t>
      </w:r>
    </w:p>
    <w:p w14:paraId="64846DFA" w14:textId="3A9B82F3" w:rsidR="00972962" w:rsidRPr="001F0B56" w:rsidRDefault="00972962" w:rsidP="009719A5">
      <w:pPr>
        <w:pStyle w:val="ListParagraph"/>
        <w:numPr>
          <w:ilvl w:val="0"/>
          <w:numId w:val="12"/>
        </w:numPr>
        <w:spacing w:after="1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3</w:t>
      </w:r>
    </w:p>
    <w:tbl>
      <w:tblPr>
        <w:tblStyle w:val="TableGrid0"/>
        <w:tblW w:w="9352" w:type="dxa"/>
        <w:tblInd w:w="5" w:type="dxa"/>
        <w:tblCellMar>
          <w:top w:w="5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F457D4" w:rsidRPr="001F0B56" w14:paraId="21606A60" w14:textId="77777777" w:rsidTr="00857C8E">
        <w:trPr>
          <w:trHeight w:val="66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F755" w14:textId="77777777" w:rsidR="00F457D4" w:rsidRPr="001F0B56" w:rsidRDefault="00F457D4" w:rsidP="00857C8E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1F0B56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7F48A7F5" w14:textId="0F879C7C" w:rsidR="00F457D4" w:rsidRPr="001F0B56" w:rsidRDefault="00F457D4" w:rsidP="00371F1E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1F0B56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</w:tbl>
    <w:p w14:paraId="0ADDAED5" w14:textId="77777777" w:rsidR="00F457D4" w:rsidRPr="001F0B56" w:rsidRDefault="00F457D4" w:rsidP="00F457D4">
      <w:pPr>
        <w:spacing w:after="24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 xml:space="preserve"> </w:t>
      </w:r>
    </w:p>
    <w:p w14:paraId="7588DF91" w14:textId="2A39A168" w:rsidR="00F457D4" w:rsidRPr="001F0B56" w:rsidRDefault="00CD220D" w:rsidP="008C222E">
      <w:pPr>
        <w:spacing w:after="1" w:line="256" w:lineRule="auto"/>
        <w:ind w:left="709" w:hanging="709"/>
        <w:rPr>
          <w:rFonts w:cstheme="minorHAnsi"/>
          <w:sz w:val="24"/>
          <w:szCs w:val="24"/>
        </w:rPr>
      </w:pPr>
      <w:del w:id="2403" w:author="Guduguntla Shivani" w:date="2025-10-14T15:30:00Z" w16du:dateUtc="2025-10-14T10:00:00Z">
        <w:r w:rsidRPr="001F0B56" w:rsidDel="009719A5">
          <w:rPr>
            <w:rFonts w:cstheme="minorHAnsi"/>
            <w:sz w:val="24"/>
            <w:szCs w:val="24"/>
          </w:rPr>
          <w:delText>H</w:delText>
        </w:r>
        <w:r w:rsidR="00F457D4" w:rsidRPr="001F0B56" w:rsidDel="009719A5">
          <w:rPr>
            <w:rFonts w:cstheme="minorHAnsi"/>
            <w:sz w:val="24"/>
            <w:szCs w:val="24"/>
          </w:rPr>
          <w:delText>2</w:delText>
        </w:r>
        <w:r w:rsidR="00C37BFC" w:rsidRPr="001F0B56" w:rsidDel="009719A5">
          <w:rPr>
            <w:rFonts w:cstheme="minorHAnsi"/>
            <w:sz w:val="24"/>
            <w:szCs w:val="24"/>
          </w:rPr>
          <w:delText>.</w:delText>
        </w:r>
        <w:r w:rsidR="00F457D4" w:rsidRPr="001F0B56" w:rsidDel="009719A5">
          <w:rPr>
            <w:rFonts w:cstheme="minorHAnsi"/>
            <w:sz w:val="24"/>
            <w:szCs w:val="24"/>
          </w:rPr>
          <w:tab/>
        </w:r>
      </w:del>
      <w:r w:rsidR="00F457D4" w:rsidRPr="001F0B56">
        <w:rPr>
          <w:rFonts w:cstheme="minorHAnsi"/>
          <w:sz w:val="24"/>
          <w:szCs w:val="24"/>
        </w:rPr>
        <w:t xml:space="preserve">Please indicate areas </w:t>
      </w:r>
      <w:r w:rsidR="00BD6268" w:rsidRPr="001F0B56">
        <w:rPr>
          <w:rFonts w:cstheme="minorHAnsi"/>
          <w:sz w:val="24"/>
          <w:szCs w:val="24"/>
        </w:rPr>
        <w:t xml:space="preserve">which </w:t>
      </w:r>
      <w:r w:rsidR="00F457D4" w:rsidRPr="001F0B56">
        <w:rPr>
          <w:rFonts w:cstheme="minorHAnsi"/>
          <w:sz w:val="24"/>
          <w:szCs w:val="24"/>
        </w:rPr>
        <w:t xml:space="preserve">you feel </w:t>
      </w:r>
      <w:r w:rsidR="00C37BFC" w:rsidRPr="001F0B56">
        <w:rPr>
          <w:rFonts w:cstheme="minorHAnsi"/>
          <w:sz w:val="24"/>
          <w:szCs w:val="24"/>
        </w:rPr>
        <w:t xml:space="preserve">that </w:t>
      </w:r>
      <w:r w:rsidR="00E223C6" w:rsidRPr="001F0B56">
        <w:rPr>
          <w:rFonts w:cstheme="minorHAnsi"/>
          <w:sz w:val="24"/>
          <w:szCs w:val="24"/>
        </w:rPr>
        <w:t xml:space="preserve">Vedanta Ltd. (Cairn - Oil &amp; Gas) </w:t>
      </w:r>
      <w:r w:rsidR="00F457D4" w:rsidRPr="001F0B56">
        <w:rPr>
          <w:rFonts w:cstheme="minorHAnsi"/>
          <w:sz w:val="24"/>
          <w:szCs w:val="24"/>
        </w:rPr>
        <w:t>can</w:t>
      </w:r>
      <w:r w:rsidR="00C37BFC" w:rsidRPr="001F0B56">
        <w:rPr>
          <w:rFonts w:cstheme="minorHAnsi"/>
          <w:sz w:val="24"/>
          <w:szCs w:val="24"/>
        </w:rPr>
        <w:t xml:space="preserve"> </w:t>
      </w:r>
      <w:commentRangeStart w:id="2404"/>
      <w:r w:rsidR="00C37BFC" w:rsidRPr="001F0B56">
        <w:rPr>
          <w:rFonts w:cstheme="minorHAnsi"/>
          <w:sz w:val="24"/>
          <w:szCs w:val="24"/>
        </w:rPr>
        <w:t>further</w:t>
      </w:r>
      <w:commentRangeEnd w:id="2404"/>
      <w:r w:rsidR="009719A5" w:rsidRPr="001F0B56">
        <w:rPr>
          <w:rStyle w:val="CommentReference"/>
        </w:rPr>
        <w:commentReference w:id="2404"/>
      </w:r>
      <w:r w:rsidR="00F457D4" w:rsidRPr="001F0B56">
        <w:rPr>
          <w:rFonts w:cstheme="minorHAnsi"/>
          <w:sz w:val="24"/>
          <w:szCs w:val="24"/>
        </w:rPr>
        <w:t xml:space="preserve"> improve upon</w:t>
      </w:r>
      <w:r w:rsidR="002216BA" w:rsidRPr="001F0B56">
        <w:rPr>
          <w:rFonts w:cstheme="minorHAnsi"/>
          <w:sz w:val="24"/>
          <w:szCs w:val="24"/>
        </w:rPr>
        <w:t>.</w:t>
      </w:r>
    </w:p>
    <w:p w14:paraId="1A736A69" w14:textId="77777777" w:rsidR="00972962" w:rsidRPr="001F0B56" w:rsidRDefault="00972962" w:rsidP="00972962">
      <w:pPr>
        <w:pStyle w:val="ListParagraph"/>
        <w:numPr>
          <w:ilvl w:val="0"/>
          <w:numId w:val="13"/>
        </w:numPr>
        <w:spacing w:after="1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1</w:t>
      </w:r>
    </w:p>
    <w:p w14:paraId="58C60BD8" w14:textId="77777777" w:rsidR="00972962" w:rsidRPr="001F0B56" w:rsidRDefault="00972962" w:rsidP="00972962">
      <w:pPr>
        <w:pStyle w:val="ListParagraph"/>
        <w:numPr>
          <w:ilvl w:val="0"/>
          <w:numId w:val="13"/>
        </w:numPr>
        <w:spacing w:after="1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2</w:t>
      </w:r>
    </w:p>
    <w:p w14:paraId="40C1452B" w14:textId="77777777" w:rsidR="00972962" w:rsidRPr="001F0B56" w:rsidRDefault="00972962" w:rsidP="00972962">
      <w:pPr>
        <w:pStyle w:val="ListParagraph"/>
        <w:numPr>
          <w:ilvl w:val="0"/>
          <w:numId w:val="13"/>
        </w:numPr>
        <w:spacing w:after="1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3</w:t>
      </w:r>
    </w:p>
    <w:tbl>
      <w:tblPr>
        <w:tblStyle w:val="TableGrid0"/>
        <w:tblW w:w="9352" w:type="dxa"/>
        <w:tblInd w:w="5" w:type="dxa"/>
        <w:tblCellMar>
          <w:top w:w="5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F457D4" w:rsidRPr="001F0B56" w14:paraId="55ACEA26" w14:textId="77777777" w:rsidTr="00857C8E">
        <w:trPr>
          <w:trHeight w:val="66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928BF" w14:textId="7B012962" w:rsidR="00F457D4" w:rsidRPr="001F0B56" w:rsidRDefault="00F457D4" w:rsidP="00371F1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59F8793" w14:textId="77777777" w:rsidR="00F457D4" w:rsidRPr="001F0B56" w:rsidRDefault="00F457D4" w:rsidP="00F457D4">
      <w:pPr>
        <w:spacing w:after="24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lastRenderedPageBreak/>
        <w:t xml:space="preserve"> </w:t>
      </w:r>
    </w:p>
    <w:p w14:paraId="3420EF17" w14:textId="41B576A6" w:rsidR="00F457D4" w:rsidRPr="001F0B56" w:rsidRDefault="00CD220D">
      <w:pPr>
        <w:spacing w:after="0"/>
        <w:jc w:val="both"/>
        <w:rPr>
          <w:rFonts w:cstheme="minorHAnsi"/>
          <w:sz w:val="24"/>
          <w:szCs w:val="24"/>
        </w:rPr>
        <w:pPrChange w:id="2405" w:author="Guduguntla Shivani" w:date="2025-10-14T15:30:00Z" w16du:dateUtc="2025-10-14T10:00:00Z">
          <w:pPr>
            <w:ind w:left="720" w:hanging="720"/>
            <w:jc w:val="both"/>
          </w:pPr>
        </w:pPrChange>
      </w:pPr>
      <w:del w:id="2406" w:author="Guduguntla Shivani" w:date="2025-10-14T15:30:00Z" w16du:dateUtc="2025-10-14T10:00:00Z">
        <w:r w:rsidRPr="001F0B56" w:rsidDel="009719A5">
          <w:rPr>
            <w:rFonts w:cstheme="minorHAnsi"/>
            <w:sz w:val="24"/>
            <w:szCs w:val="24"/>
          </w:rPr>
          <w:delText>H</w:delText>
        </w:r>
        <w:r w:rsidR="00F457D4" w:rsidRPr="001F0B56" w:rsidDel="009719A5">
          <w:rPr>
            <w:rFonts w:cstheme="minorHAnsi"/>
            <w:sz w:val="24"/>
            <w:szCs w:val="24"/>
          </w:rPr>
          <w:delText>3.</w:delText>
        </w:r>
        <w:r w:rsidR="00F457D4" w:rsidRPr="001F0B56" w:rsidDel="009719A5">
          <w:rPr>
            <w:rFonts w:cstheme="minorHAnsi"/>
            <w:sz w:val="24"/>
            <w:szCs w:val="24"/>
          </w:rPr>
          <w:tab/>
        </w:r>
      </w:del>
      <w:r w:rsidR="00F457D4" w:rsidRPr="001F0B56">
        <w:rPr>
          <w:rFonts w:cstheme="minorHAnsi"/>
          <w:sz w:val="24"/>
          <w:szCs w:val="24"/>
        </w:rPr>
        <w:t xml:space="preserve">Please share your suggestions to improve </w:t>
      </w:r>
      <w:r w:rsidR="00E223C6" w:rsidRPr="001F0B56">
        <w:rPr>
          <w:rFonts w:cstheme="minorHAnsi"/>
          <w:sz w:val="24"/>
          <w:szCs w:val="24"/>
        </w:rPr>
        <w:t xml:space="preserve">the </w:t>
      </w:r>
      <w:r w:rsidR="00ED351E" w:rsidRPr="001F0B56">
        <w:rPr>
          <w:rFonts w:cstheme="minorHAnsi"/>
          <w:sz w:val="24"/>
          <w:szCs w:val="24"/>
        </w:rPr>
        <w:t xml:space="preserve">quality of </w:t>
      </w:r>
      <w:r w:rsidR="00F457D4" w:rsidRPr="001F0B56">
        <w:rPr>
          <w:rFonts w:cstheme="minorHAnsi"/>
          <w:sz w:val="24"/>
          <w:szCs w:val="24"/>
        </w:rPr>
        <w:t xml:space="preserve">services </w:t>
      </w:r>
      <w:r w:rsidR="00E223C6" w:rsidRPr="001F0B56">
        <w:rPr>
          <w:rFonts w:cstheme="minorHAnsi"/>
          <w:sz w:val="24"/>
          <w:szCs w:val="24"/>
        </w:rPr>
        <w:t xml:space="preserve">provided by </w:t>
      </w:r>
      <w:commentRangeStart w:id="2407"/>
      <w:r w:rsidR="00E223C6" w:rsidRPr="001F0B56">
        <w:rPr>
          <w:rFonts w:cstheme="minorHAnsi"/>
          <w:sz w:val="24"/>
          <w:szCs w:val="24"/>
        </w:rPr>
        <w:t>Vedanta</w:t>
      </w:r>
      <w:commentRangeEnd w:id="2407"/>
      <w:r w:rsidR="009719A5" w:rsidRPr="001F0B56">
        <w:rPr>
          <w:rStyle w:val="CommentReference"/>
        </w:rPr>
        <w:commentReference w:id="2407"/>
      </w:r>
      <w:r w:rsidR="00E223C6" w:rsidRPr="001F0B56">
        <w:rPr>
          <w:rFonts w:cstheme="minorHAnsi"/>
          <w:sz w:val="24"/>
          <w:szCs w:val="24"/>
        </w:rPr>
        <w:t xml:space="preserve"> Ltd. (Cairn - Oil &amp; Gas)</w:t>
      </w:r>
      <w:r w:rsidR="00AB4854" w:rsidRPr="001F0B56">
        <w:rPr>
          <w:rFonts w:cstheme="minorHAnsi"/>
          <w:sz w:val="24"/>
          <w:szCs w:val="24"/>
        </w:rPr>
        <w:t>.</w:t>
      </w:r>
    </w:p>
    <w:p w14:paraId="2ED2AF5B" w14:textId="77777777" w:rsidR="00972962" w:rsidRPr="001F0B56" w:rsidRDefault="00972962" w:rsidP="009719A5">
      <w:pPr>
        <w:pStyle w:val="ListParagraph"/>
        <w:numPr>
          <w:ilvl w:val="0"/>
          <w:numId w:val="14"/>
        </w:numPr>
        <w:spacing w:after="0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1</w:t>
      </w:r>
    </w:p>
    <w:p w14:paraId="639E02DC" w14:textId="77777777" w:rsidR="00972962" w:rsidRPr="001F0B56" w:rsidRDefault="00972962" w:rsidP="00972962">
      <w:pPr>
        <w:pStyle w:val="ListParagraph"/>
        <w:numPr>
          <w:ilvl w:val="0"/>
          <w:numId w:val="14"/>
        </w:numPr>
        <w:spacing w:after="1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2</w:t>
      </w:r>
    </w:p>
    <w:p w14:paraId="3FE092BB" w14:textId="77777777" w:rsidR="00972962" w:rsidRPr="001F0B56" w:rsidRDefault="00972962" w:rsidP="00972962">
      <w:pPr>
        <w:pStyle w:val="ListParagraph"/>
        <w:numPr>
          <w:ilvl w:val="0"/>
          <w:numId w:val="14"/>
        </w:numPr>
        <w:spacing w:after="1" w:line="256" w:lineRule="auto"/>
        <w:rPr>
          <w:rFonts w:cstheme="minorHAnsi"/>
          <w:sz w:val="24"/>
          <w:szCs w:val="24"/>
        </w:rPr>
      </w:pPr>
      <w:r w:rsidRPr="001F0B56">
        <w:rPr>
          <w:rFonts w:cstheme="minorHAnsi"/>
          <w:sz w:val="24"/>
          <w:szCs w:val="24"/>
        </w:rPr>
        <w:t>Please indicate your response for Asset 3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457D4" w:rsidRPr="001F0B56" w14:paraId="2FD03098" w14:textId="77777777" w:rsidTr="00857C8E">
        <w:tc>
          <w:tcPr>
            <w:tcW w:w="9493" w:type="dxa"/>
          </w:tcPr>
          <w:p w14:paraId="6A27C5FD" w14:textId="77777777" w:rsidR="00F457D4" w:rsidRPr="001F0B56" w:rsidRDefault="00F457D4" w:rsidP="00857C8E">
            <w:pPr>
              <w:jc w:val="both"/>
              <w:rPr>
                <w:rFonts w:cstheme="minorHAnsi"/>
                <w:iCs/>
                <w:sz w:val="24"/>
                <w:szCs w:val="24"/>
              </w:rPr>
            </w:pPr>
          </w:p>
          <w:p w14:paraId="68CD8766" w14:textId="02357CAC" w:rsidR="00371F1E" w:rsidRPr="001F0B56" w:rsidRDefault="00371F1E" w:rsidP="00857C8E">
            <w:pPr>
              <w:jc w:val="both"/>
              <w:rPr>
                <w:rFonts w:cstheme="minorHAnsi"/>
                <w:iCs/>
                <w:sz w:val="24"/>
                <w:szCs w:val="24"/>
              </w:rPr>
            </w:pPr>
          </w:p>
        </w:tc>
      </w:tr>
    </w:tbl>
    <w:p w14:paraId="424E812B" w14:textId="77777777" w:rsidR="009719A5" w:rsidRPr="001F0B56" w:rsidRDefault="009719A5" w:rsidP="003857D5">
      <w:pPr>
        <w:jc w:val="center"/>
        <w:rPr>
          <w:ins w:id="2408" w:author="Guduguntla Shivani" w:date="2025-10-14T15:30:00Z" w16du:dateUtc="2025-10-14T10:00:00Z"/>
          <w:rFonts w:cstheme="minorHAnsi"/>
          <w:b/>
          <w:bCs/>
          <w:sz w:val="24"/>
          <w:szCs w:val="24"/>
        </w:rPr>
      </w:pPr>
    </w:p>
    <w:p w14:paraId="6098A63E" w14:textId="022AE2E1" w:rsidR="007E4587" w:rsidRDefault="00BE1FA8" w:rsidP="003857D5">
      <w:pPr>
        <w:jc w:val="center"/>
        <w:rPr>
          <w:rFonts w:cstheme="minorHAnsi"/>
          <w:b/>
          <w:bCs/>
          <w:sz w:val="24"/>
          <w:szCs w:val="24"/>
        </w:rPr>
      </w:pPr>
      <w:r w:rsidRPr="001F0B56">
        <w:rPr>
          <w:rFonts w:cstheme="minorHAnsi"/>
          <w:b/>
          <w:bCs/>
          <w:sz w:val="24"/>
          <w:szCs w:val="24"/>
        </w:rPr>
        <w:t>Thank you for your participation and Valuable feedback!</w:t>
      </w:r>
    </w:p>
    <w:sectPr w:rsidR="007E4587" w:rsidSect="001B611E"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402" w:author="Guduguntla Shivani" w:date="2025-10-14T15:33:00Z" w:initials="SG">
    <w:p w14:paraId="24406393" w14:textId="77777777" w:rsidR="009719A5" w:rsidRDefault="009719A5" w:rsidP="009719A5">
      <w:pPr>
        <w:pStyle w:val="CommentText"/>
      </w:pPr>
      <w:r>
        <w:rPr>
          <w:rStyle w:val="CommentReference"/>
        </w:rPr>
        <w:annotationRef/>
      </w:r>
      <w:r>
        <w:t>This will be displayed as per the customer-asset list provided by us.</w:t>
      </w:r>
    </w:p>
    <w:p w14:paraId="0F662336" w14:textId="77777777" w:rsidR="009719A5" w:rsidRDefault="009719A5" w:rsidP="009719A5">
      <w:pPr>
        <w:pStyle w:val="CommentText"/>
      </w:pPr>
      <w:r>
        <w:t>Customer will be given text box to enter their response for each asset, as applicable.</w:t>
      </w:r>
    </w:p>
  </w:comment>
  <w:comment w:id="2404" w:author="Guduguntla Shivani" w:date="2025-10-14T15:33:00Z" w:initials="SG">
    <w:p w14:paraId="45295162" w14:textId="77777777" w:rsidR="009719A5" w:rsidRDefault="009719A5" w:rsidP="009719A5">
      <w:pPr>
        <w:pStyle w:val="CommentText"/>
      </w:pPr>
      <w:r>
        <w:rPr>
          <w:rStyle w:val="CommentReference"/>
        </w:rPr>
        <w:annotationRef/>
      </w:r>
      <w:r>
        <w:t>This will be displayed as per the customer-asset list provided by us.</w:t>
      </w:r>
    </w:p>
    <w:p w14:paraId="0B6D0E20" w14:textId="77777777" w:rsidR="009719A5" w:rsidRDefault="009719A5" w:rsidP="009719A5">
      <w:pPr>
        <w:pStyle w:val="CommentText"/>
      </w:pPr>
      <w:r>
        <w:t>Customer will be given text box to enter their response for each asset, as applicable.</w:t>
      </w:r>
    </w:p>
  </w:comment>
  <w:comment w:id="2407" w:author="Guduguntla Shivani" w:date="2025-10-14T15:34:00Z" w:initials="SG">
    <w:p w14:paraId="138975AB" w14:textId="77777777" w:rsidR="009719A5" w:rsidRDefault="009719A5" w:rsidP="009719A5">
      <w:pPr>
        <w:pStyle w:val="CommentText"/>
      </w:pPr>
      <w:r>
        <w:rPr>
          <w:rStyle w:val="CommentReference"/>
        </w:rPr>
        <w:annotationRef/>
      </w:r>
      <w:r>
        <w:t>This will be displayed as per the customer-asset list provided by us.</w:t>
      </w:r>
    </w:p>
    <w:p w14:paraId="50C61410" w14:textId="77777777" w:rsidR="009719A5" w:rsidRDefault="009719A5" w:rsidP="009719A5">
      <w:pPr>
        <w:pStyle w:val="CommentText"/>
      </w:pPr>
      <w:r>
        <w:t>Customer will be given text box to enter their response for each asset, as applicable.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662336" w15:done="0"/>
  <w15:commentEx w15:paraId="0B6D0E20" w15:done="0"/>
  <w15:commentEx w15:paraId="50C614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7F0017" w16cex:dateUtc="2025-10-14T10:03:00Z"/>
  <w16cex:commentExtensible w16cex:durableId="1B852C64" w16cex:dateUtc="2025-10-14T10:03:00Z"/>
  <w16cex:commentExtensible w16cex:durableId="484F40C2" w16cex:dateUtc="2025-10-14T10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662336" w16cid:durableId="227F0017"/>
  <w16cid:commentId w16cid:paraId="0B6D0E20" w16cid:durableId="1B852C64"/>
  <w16cid:commentId w16cid:paraId="50C61410" w16cid:durableId="484F40C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A2D3" w14:textId="77777777" w:rsidR="004B2764" w:rsidRDefault="004B2764" w:rsidP="00240E61">
      <w:pPr>
        <w:spacing w:after="0" w:line="240" w:lineRule="auto"/>
      </w:pPr>
      <w:r>
        <w:separator/>
      </w:r>
    </w:p>
  </w:endnote>
  <w:endnote w:type="continuationSeparator" w:id="0">
    <w:p w14:paraId="208D7635" w14:textId="77777777" w:rsidR="004B2764" w:rsidRDefault="004B2764" w:rsidP="00240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48D9" w14:textId="690FDC39" w:rsidR="00B934BD" w:rsidRDefault="00B934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80636E" wp14:editId="418942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438694128" name="Text Box 2" descr="Sensitivity: Internal (C3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1F2181" w14:textId="475545ED" w:rsidR="00B934BD" w:rsidRPr="00B934BD" w:rsidRDefault="00B934BD" w:rsidP="00B934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B934B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Sensitivity: Internal (C3)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063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 (C3)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6A1F2181" w14:textId="475545ED" w:rsidR="00B934BD" w:rsidRPr="00B934BD" w:rsidRDefault="00B934BD" w:rsidP="00B934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B934BD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Sensitivity: Internal (C3)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C5E6" w14:textId="74114DDD" w:rsidR="00240E61" w:rsidRDefault="00B934BD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E519F6" wp14:editId="33E9B876">
              <wp:simplePos x="914400" y="98996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861167834" name="Text Box 3" descr="Sensitivity: Internal (C3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DAFBC" w14:textId="7EAB89EC" w:rsidR="00B934BD" w:rsidRPr="00B934BD" w:rsidRDefault="00B934BD" w:rsidP="00B934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B934B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Sensitivity: Internal (C3)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E519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 (C3)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27DDAFBC" w14:textId="7EAB89EC" w:rsidR="00B934BD" w:rsidRPr="00B934BD" w:rsidRDefault="00B934BD" w:rsidP="00B934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B934BD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Sensitivity: Internal (C3)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31013604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40E61">
          <w:fldChar w:fldCharType="begin"/>
        </w:r>
        <w:r w:rsidR="00240E61">
          <w:instrText xml:space="preserve"> PAGE   \* MERGEFORMAT </w:instrText>
        </w:r>
        <w:r w:rsidR="00240E61">
          <w:fldChar w:fldCharType="separate"/>
        </w:r>
        <w:r w:rsidR="00240E61">
          <w:rPr>
            <w:noProof/>
          </w:rPr>
          <w:t>2</w:t>
        </w:r>
        <w:r w:rsidR="00240E61">
          <w:rPr>
            <w:noProof/>
          </w:rPr>
          <w:fldChar w:fldCharType="end"/>
        </w:r>
      </w:sdtContent>
    </w:sdt>
  </w:p>
  <w:p w14:paraId="0C9B874B" w14:textId="77777777" w:rsidR="00240E61" w:rsidRDefault="00240E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14C99" w14:textId="1C5536D0" w:rsidR="00B934BD" w:rsidRDefault="00B934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248030" wp14:editId="17B7591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47128042" name="Text Box 1" descr="Sensitivity: Internal (C3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6A563" w14:textId="65139F3A" w:rsidR="00B934BD" w:rsidRPr="00B934BD" w:rsidRDefault="00B934BD" w:rsidP="00B934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B934B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Sensitivity: Internal (C3)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2480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 (C3)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2656A563" w14:textId="65139F3A" w:rsidR="00B934BD" w:rsidRPr="00B934BD" w:rsidRDefault="00B934BD" w:rsidP="00B934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B934BD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Sensitivity: Internal (C3)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CBC61" w14:textId="77777777" w:rsidR="004B2764" w:rsidRDefault="004B2764" w:rsidP="00240E61">
      <w:pPr>
        <w:spacing w:after="0" w:line="240" w:lineRule="auto"/>
      </w:pPr>
      <w:r>
        <w:separator/>
      </w:r>
    </w:p>
  </w:footnote>
  <w:footnote w:type="continuationSeparator" w:id="0">
    <w:p w14:paraId="11C9FC4F" w14:textId="77777777" w:rsidR="004B2764" w:rsidRDefault="004B2764" w:rsidP="00240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2759" w14:textId="68B81BE3" w:rsidR="00042581" w:rsidRPr="00042581" w:rsidRDefault="00042581">
    <w:pPr>
      <w:pStyle w:val="Header"/>
      <w:rPr>
        <w:i/>
        <w:iCs/>
      </w:rPr>
    </w:pPr>
    <w:r w:rsidRPr="00042581">
      <w:rPr>
        <w:i/>
        <w:iCs/>
      </w:rPr>
      <w:t>Maction Consulting</w:t>
    </w:r>
    <w:r w:rsidR="00250695">
      <w:rPr>
        <w:i/>
        <w:iCs/>
      </w:rPr>
      <w:tab/>
    </w:r>
    <w:r w:rsidR="00250695">
      <w:rPr>
        <w:i/>
        <w:iCs/>
      </w:rPr>
      <w:tab/>
      <w:t>Gas Segment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35D"/>
    <w:multiLevelType w:val="hybridMultilevel"/>
    <w:tmpl w:val="836E890A"/>
    <w:lvl w:ilvl="0" w:tplc="567A0AE0">
      <w:start w:val="1"/>
      <w:numFmt w:val="decimal"/>
      <w:lvlText w:val="%1"/>
      <w:lvlJc w:val="left"/>
      <w:pPr>
        <w:ind w:left="3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7" w:hanging="360"/>
      </w:pPr>
    </w:lvl>
    <w:lvl w:ilvl="2" w:tplc="4009001B" w:tentative="1">
      <w:start w:val="1"/>
      <w:numFmt w:val="lowerRoman"/>
      <w:lvlText w:val="%3."/>
      <w:lvlJc w:val="right"/>
      <w:pPr>
        <w:ind w:left="1807" w:hanging="180"/>
      </w:pPr>
    </w:lvl>
    <w:lvl w:ilvl="3" w:tplc="4009000F" w:tentative="1">
      <w:start w:val="1"/>
      <w:numFmt w:val="decimal"/>
      <w:lvlText w:val="%4."/>
      <w:lvlJc w:val="left"/>
      <w:pPr>
        <w:ind w:left="2527" w:hanging="360"/>
      </w:pPr>
    </w:lvl>
    <w:lvl w:ilvl="4" w:tplc="40090019" w:tentative="1">
      <w:start w:val="1"/>
      <w:numFmt w:val="lowerLetter"/>
      <w:lvlText w:val="%5."/>
      <w:lvlJc w:val="left"/>
      <w:pPr>
        <w:ind w:left="3247" w:hanging="360"/>
      </w:pPr>
    </w:lvl>
    <w:lvl w:ilvl="5" w:tplc="4009001B" w:tentative="1">
      <w:start w:val="1"/>
      <w:numFmt w:val="lowerRoman"/>
      <w:lvlText w:val="%6."/>
      <w:lvlJc w:val="right"/>
      <w:pPr>
        <w:ind w:left="3967" w:hanging="180"/>
      </w:pPr>
    </w:lvl>
    <w:lvl w:ilvl="6" w:tplc="4009000F" w:tentative="1">
      <w:start w:val="1"/>
      <w:numFmt w:val="decimal"/>
      <w:lvlText w:val="%7."/>
      <w:lvlJc w:val="left"/>
      <w:pPr>
        <w:ind w:left="4687" w:hanging="360"/>
      </w:pPr>
    </w:lvl>
    <w:lvl w:ilvl="7" w:tplc="40090019" w:tentative="1">
      <w:start w:val="1"/>
      <w:numFmt w:val="lowerLetter"/>
      <w:lvlText w:val="%8."/>
      <w:lvlJc w:val="left"/>
      <w:pPr>
        <w:ind w:left="5407" w:hanging="360"/>
      </w:pPr>
    </w:lvl>
    <w:lvl w:ilvl="8" w:tplc="40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" w15:restartNumberingAfterBreak="0">
    <w:nsid w:val="0AC569C6"/>
    <w:multiLevelType w:val="hybridMultilevel"/>
    <w:tmpl w:val="358219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B84C63"/>
    <w:multiLevelType w:val="hybridMultilevel"/>
    <w:tmpl w:val="5314B128"/>
    <w:lvl w:ilvl="0" w:tplc="C3CE571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3C77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5269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AED7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76A0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5E80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EF08D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18C1C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88AEB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624724"/>
    <w:multiLevelType w:val="hybridMultilevel"/>
    <w:tmpl w:val="F03E2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32072"/>
    <w:multiLevelType w:val="hybridMultilevel"/>
    <w:tmpl w:val="CEA63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C7BBF"/>
    <w:multiLevelType w:val="hybridMultilevel"/>
    <w:tmpl w:val="F03E2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B4F64"/>
    <w:multiLevelType w:val="hybridMultilevel"/>
    <w:tmpl w:val="CB1EDD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B26FED"/>
    <w:multiLevelType w:val="hybridMultilevel"/>
    <w:tmpl w:val="4358EE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E978BE"/>
    <w:multiLevelType w:val="hybridMultilevel"/>
    <w:tmpl w:val="E98EB4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036C93"/>
    <w:multiLevelType w:val="hybridMultilevel"/>
    <w:tmpl w:val="3FBEEA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795173"/>
    <w:multiLevelType w:val="hybridMultilevel"/>
    <w:tmpl w:val="1F0A4666"/>
    <w:lvl w:ilvl="0" w:tplc="EAC40A80">
      <w:start w:val="1"/>
      <w:numFmt w:val="decimal"/>
      <w:lvlText w:val="%1"/>
      <w:lvlJc w:val="left"/>
      <w:pPr>
        <w:ind w:left="15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68" w:hanging="360"/>
      </w:pPr>
    </w:lvl>
    <w:lvl w:ilvl="2" w:tplc="4009001B" w:tentative="1">
      <w:start w:val="1"/>
      <w:numFmt w:val="lowerRoman"/>
      <w:lvlText w:val="%3."/>
      <w:lvlJc w:val="right"/>
      <w:pPr>
        <w:ind w:left="2988" w:hanging="180"/>
      </w:pPr>
    </w:lvl>
    <w:lvl w:ilvl="3" w:tplc="4009000F" w:tentative="1">
      <w:start w:val="1"/>
      <w:numFmt w:val="decimal"/>
      <w:lvlText w:val="%4."/>
      <w:lvlJc w:val="left"/>
      <w:pPr>
        <w:ind w:left="3708" w:hanging="360"/>
      </w:pPr>
    </w:lvl>
    <w:lvl w:ilvl="4" w:tplc="40090019" w:tentative="1">
      <w:start w:val="1"/>
      <w:numFmt w:val="lowerLetter"/>
      <w:lvlText w:val="%5."/>
      <w:lvlJc w:val="left"/>
      <w:pPr>
        <w:ind w:left="4428" w:hanging="360"/>
      </w:pPr>
    </w:lvl>
    <w:lvl w:ilvl="5" w:tplc="4009001B" w:tentative="1">
      <w:start w:val="1"/>
      <w:numFmt w:val="lowerRoman"/>
      <w:lvlText w:val="%6."/>
      <w:lvlJc w:val="right"/>
      <w:pPr>
        <w:ind w:left="5148" w:hanging="180"/>
      </w:pPr>
    </w:lvl>
    <w:lvl w:ilvl="6" w:tplc="4009000F" w:tentative="1">
      <w:start w:val="1"/>
      <w:numFmt w:val="decimal"/>
      <w:lvlText w:val="%7."/>
      <w:lvlJc w:val="left"/>
      <w:pPr>
        <w:ind w:left="5868" w:hanging="360"/>
      </w:pPr>
    </w:lvl>
    <w:lvl w:ilvl="7" w:tplc="40090019" w:tentative="1">
      <w:start w:val="1"/>
      <w:numFmt w:val="lowerLetter"/>
      <w:lvlText w:val="%8."/>
      <w:lvlJc w:val="left"/>
      <w:pPr>
        <w:ind w:left="6588" w:hanging="360"/>
      </w:pPr>
    </w:lvl>
    <w:lvl w:ilvl="8" w:tplc="400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11" w15:restartNumberingAfterBreak="0">
    <w:nsid w:val="31AF37D9"/>
    <w:multiLevelType w:val="hybridMultilevel"/>
    <w:tmpl w:val="C2141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0A9F"/>
    <w:multiLevelType w:val="hybridMultilevel"/>
    <w:tmpl w:val="7292E1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B3509C"/>
    <w:multiLevelType w:val="hybridMultilevel"/>
    <w:tmpl w:val="F03E21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31FC0"/>
    <w:multiLevelType w:val="multilevel"/>
    <w:tmpl w:val="9D76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875415"/>
    <w:multiLevelType w:val="hybridMultilevel"/>
    <w:tmpl w:val="A18C05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ABE26C6"/>
    <w:multiLevelType w:val="hybridMultilevel"/>
    <w:tmpl w:val="3A763150"/>
    <w:lvl w:ilvl="0" w:tplc="69242A62">
      <w:start w:val="1"/>
      <w:numFmt w:val="decimal"/>
      <w:lvlText w:val="%1"/>
      <w:lvlJc w:val="left"/>
      <w:pPr>
        <w:ind w:left="4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7" w:hanging="360"/>
      </w:pPr>
    </w:lvl>
    <w:lvl w:ilvl="2" w:tplc="4009001B" w:tentative="1">
      <w:start w:val="1"/>
      <w:numFmt w:val="lowerRoman"/>
      <w:lvlText w:val="%3."/>
      <w:lvlJc w:val="right"/>
      <w:pPr>
        <w:ind w:left="1867" w:hanging="180"/>
      </w:pPr>
    </w:lvl>
    <w:lvl w:ilvl="3" w:tplc="4009000F" w:tentative="1">
      <w:start w:val="1"/>
      <w:numFmt w:val="decimal"/>
      <w:lvlText w:val="%4."/>
      <w:lvlJc w:val="left"/>
      <w:pPr>
        <w:ind w:left="2587" w:hanging="360"/>
      </w:pPr>
    </w:lvl>
    <w:lvl w:ilvl="4" w:tplc="40090019" w:tentative="1">
      <w:start w:val="1"/>
      <w:numFmt w:val="lowerLetter"/>
      <w:lvlText w:val="%5."/>
      <w:lvlJc w:val="left"/>
      <w:pPr>
        <w:ind w:left="3307" w:hanging="360"/>
      </w:pPr>
    </w:lvl>
    <w:lvl w:ilvl="5" w:tplc="4009001B" w:tentative="1">
      <w:start w:val="1"/>
      <w:numFmt w:val="lowerRoman"/>
      <w:lvlText w:val="%6."/>
      <w:lvlJc w:val="right"/>
      <w:pPr>
        <w:ind w:left="4027" w:hanging="180"/>
      </w:pPr>
    </w:lvl>
    <w:lvl w:ilvl="6" w:tplc="4009000F" w:tentative="1">
      <w:start w:val="1"/>
      <w:numFmt w:val="decimal"/>
      <w:lvlText w:val="%7."/>
      <w:lvlJc w:val="left"/>
      <w:pPr>
        <w:ind w:left="4747" w:hanging="360"/>
      </w:pPr>
    </w:lvl>
    <w:lvl w:ilvl="7" w:tplc="40090019" w:tentative="1">
      <w:start w:val="1"/>
      <w:numFmt w:val="lowerLetter"/>
      <w:lvlText w:val="%8."/>
      <w:lvlJc w:val="left"/>
      <w:pPr>
        <w:ind w:left="5467" w:hanging="360"/>
      </w:pPr>
    </w:lvl>
    <w:lvl w:ilvl="8" w:tplc="4009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17" w15:restartNumberingAfterBreak="0">
    <w:nsid w:val="5145783D"/>
    <w:multiLevelType w:val="hybridMultilevel"/>
    <w:tmpl w:val="00CA85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2B5438"/>
    <w:multiLevelType w:val="hybridMultilevel"/>
    <w:tmpl w:val="EA123A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C129F4"/>
    <w:multiLevelType w:val="hybridMultilevel"/>
    <w:tmpl w:val="6EE6C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E224D"/>
    <w:multiLevelType w:val="hybridMultilevel"/>
    <w:tmpl w:val="40F8B804"/>
    <w:lvl w:ilvl="0" w:tplc="FA1A4950">
      <w:start w:val="5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FB6125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44E6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E38EE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06E4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A899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66C6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29C2E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F4A7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8142336"/>
    <w:multiLevelType w:val="hybridMultilevel"/>
    <w:tmpl w:val="10CCD3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904719"/>
    <w:multiLevelType w:val="hybridMultilevel"/>
    <w:tmpl w:val="5A2CCC48"/>
    <w:lvl w:ilvl="0" w:tplc="A1A49FEA">
      <w:start w:val="1"/>
      <w:numFmt w:val="decimal"/>
      <w:lvlText w:val="%1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 w15:restartNumberingAfterBreak="0">
    <w:nsid w:val="6DB87344"/>
    <w:multiLevelType w:val="hybridMultilevel"/>
    <w:tmpl w:val="CD1075F6"/>
    <w:lvl w:ilvl="0" w:tplc="3BB2A43A">
      <w:start w:val="1"/>
      <w:numFmt w:val="decimal"/>
      <w:lvlText w:val="%1"/>
      <w:lvlJc w:val="left"/>
      <w:pPr>
        <w:ind w:left="4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4" w:hanging="360"/>
      </w:pPr>
    </w:lvl>
    <w:lvl w:ilvl="2" w:tplc="4009001B" w:tentative="1">
      <w:start w:val="1"/>
      <w:numFmt w:val="lowerRoman"/>
      <w:lvlText w:val="%3."/>
      <w:lvlJc w:val="right"/>
      <w:pPr>
        <w:ind w:left="1864" w:hanging="180"/>
      </w:pPr>
    </w:lvl>
    <w:lvl w:ilvl="3" w:tplc="4009000F" w:tentative="1">
      <w:start w:val="1"/>
      <w:numFmt w:val="decimal"/>
      <w:lvlText w:val="%4."/>
      <w:lvlJc w:val="left"/>
      <w:pPr>
        <w:ind w:left="2584" w:hanging="360"/>
      </w:pPr>
    </w:lvl>
    <w:lvl w:ilvl="4" w:tplc="40090019" w:tentative="1">
      <w:start w:val="1"/>
      <w:numFmt w:val="lowerLetter"/>
      <w:lvlText w:val="%5."/>
      <w:lvlJc w:val="left"/>
      <w:pPr>
        <w:ind w:left="3304" w:hanging="360"/>
      </w:pPr>
    </w:lvl>
    <w:lvl w:ilvl="5" w:tplc="4009001B" w:tentative="1">
      <w:start w:val="1"/>
      <w:numFmt w:val="lowerRoman"/>
      <w:lvlText w:val="%6."/>
      <w:lvlJc w:val="right"/>
      <w:pPr>
        <w:ind w:left="4024" w:hanging="180"/>
      </w:pPr>
    </w:lvl>
    <w:lvl w:ilvl="6" w:tplc="4009000F" w:tentative="1">
      <w:start w:val="1"/>
      <w:numFmt w:val="decimal"/>
      <w:lvlText w:val="%7."/>
      <w:lvlJc w:val="left"/>
      <w:pPr>
        <w:ind w:left="4744" w:hanging="360"/>
      </w:pPr>
    </w:lvl>
    <w:lvl w:ilvl="7" w:tplc="40090019" w:tentative="1">
      <w:start w:val="1"/>
      <w:numFmt w:val="lowerLetter"/>
      <w:lvlText w:val="%8."/>
      <w:lvlJc w:val="left"/>
      <w:pPr>
        <w:ind w:left="5464" w:hanging="360"/>
      </w:pPr>
    </w:lvl>
    <w:lvl w:ilvl="8" w:tplc="40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4" w15:restartNumberingAfterBreak="0">
    <w:nsid w:val="77BC4996"/>
    <w:multiLevelType w:val="hybridMultilevel"/>
    <w:tmpl w:val="A6884BE2"/>
    <w:lvl w:ilvl="0" w:tplc="96DAADCE">
      <w:start w:val="6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120F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822C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2640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2450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26C8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C628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AEE20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4656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034AAD"/>
    <w:multiLevelType w:val="hybridMultilevel"/>
    <w:tmpl w:val="84ECE3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B7101FD"/>
    <w:multiLevelType w:val="hybridMultilevel"/>
    <w:tmpl w:val="DFE63CEE"/>
    <w:lvl w:ilvl="0" w:tplc="054EC5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127E3"/>
    <w:multiLevelType w:val="hybridMultilevel"/>
    <w:tmpl w:val="D5ACE8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0866400">
    <w:abstractNumId w:val="14"/>
  </w:num>
  <w:num w:numId="2" w16cid:durableId="652871676">
    <w:abstractNumId w:val="26"/>
  </w:num>
  <w:num w:numId="3" w16cid:durableId="1238439917">
    <w:abstractNumId w:val="2"/>
  </w:num>
  <w:num w:numId="4" w16cid:durableId="1159662633">
    <w:abstractNumId w:val="20"/>
  </w:num>
  <w:num w:numId="5" w16cid:durableId="1831673696">
    <w:abstractNumId w:val="24"/>
  </w:num>
  <w:num w:numId="6" w16cid:durableId="1059667602">
    <w:abstractNumId w:val="0"/>
  </w:num>
  <w:num w:numId="7" w16cid:durableId="2145195776">
    <w:abstractNumId w:val="23"/>
  </w:num>
  <w:num w:numId="8" w16cid:durableId="1121918798">
    <w:abstractNumId w:val="16"/>
  </w:num>
  <w:num w:numId="9" w16cid:durableId="1574270339">
    <w:abstractNumId w:val="10"/>
  </w:num>
  <w:num w:numId="10" w16cid:durableId="805664894">
    <w:abstractNumId w:val="22"/>
  </w:num>
  <w:num w:numId="11" w16cid:durableId="527908746">
    <w:abstractNumId w:val="11"/>
  </w:num>
  <w:num w:numId="12" w16cid:durableId="583993016">
    <w:abstractNumId w:val="13"/>
  </w:num>
  <w:num w:numId="13" w16cid:durableId="1889341237">
    <w:abstractNumId w:val="3"/>
  </w:num>
  <w:num w:numId="14" w16cid:durableId="635063098">
    <w:abstractNumId w:val="5"/>
  </w:num>
  <w:num w:numId="15" w16cid:durableId="230896302">
    <w:abstractNumId w:val="18"/>
  </w:num>
  <w:num w:numId="16" w16cid:durableId="1627732879">
    <w:abstractNumId w:val="9"/>
  </w:num>
  <w:num w:numId="17" w16cid:durableId="482817578">
    <w:abstractNumId w:val="7"/>
  </w:num>
  <w:num w:numId="18" w16cid:durableId="1494419568">
    <w:abstractNumId w:val="15"/>
  </w:num>
  <w:num w:numId="19" w16cid:durableId="1702243832">
    <w:abstractNumId w:val="25"/>
  </w:num>
  <w:num w:numId="20" w16cid:durableId="789319115">
    <w:abstractNumId w:val="19"/>
  </w:num>
  <w:num w:numId="21" w16cid:durableId="359012947">
    <w:abstractNumId w:val="1"/>
  </w:num>
  <w:num w:numId="22" w16cid:durableId="1020165653">
    <w:abstractNumId w:val="8"/>
  </w:num>
  <w:num w:numId="23" w16cid:durableId="101800696">
    <w:abstractNumId w:val="6"/>
  </w:num>
  <w:num w:numId="24" w16cid:durableId="351997673">
    <w:abstractNumId w:val="12"/>
  </w:num>
  <w:num w:numId="25" w16cid:durableId="1285697906">
    <w:abstractNumId w:val="4"/>
  </w:num>
  <w:num w:numId="26" w16cid:durableId="1474369460">
    <w:abstractNumId w:val="27"/>
  </w:num>
  <w:num w:numId="27" w16cid:durableId="1572542747">
    <w:abstractNumId w:val="21"/>
  </w:num>
  <w:num w:numId="28" w16cid:durableId="1492208790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duguntla Shivani">
    <w15:presenceInfo w15:providerId="AD" w15:userId="S::11019348@cairnindia.com::c4fffffc-bfd7-4297-bc63-541a9b44c42b"/>
  </w15:person>
  <w15:person w15:author="Vikas Kori">
    <w15:presenceInfo w15:providerId="AD" w15:userId="S::vikas.kori@maction.com::fb1eb656-c735-4bb0-b843-5c36c56634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B6"/>
    <w:rsid w:val="00022FD3"/>
    <w:rsid w:val="00035380"/>
    <w:rsid w:val="00037245"/>
    <w:rsid w:val="00041CB1"/>
    <w:rsid w:val="00042581"/>
    <w:rsid w:val="000531EF"/>
    <w:rsid w:val="000704B0"/>
    <w:rsid w:val="00073955"/>
    <w:rsid w:val="00074F83"/>
    <w:rsid w:val="000C2648"/>
    <w:rsid w:val="000C26E0"/>
    <w:rsid w:val="000D6F65"/>
    <w:rsid w:val="000F2AC6"/>
    <w:rsid w:val="001046E0"/>
    <w:rsid w:val="00117E57"/>
    <w:rsid w:val="00195AB0"/>
    <w:rsid w:val="001B611E"/>
    <w:rsid w:val="001E6769"/>
    <w:rsid w:val="001E6CCE"/>
    <w:rsid w:val="001F0442"/>
    <w:rsid w:val="001F0B56"/>
    <w:rsid w:val="001F7EA6"/>
    <w:rsid w:val="00212746"/>
    <w:rsid w:val="002158A1"/>
    <w:rsid w:val="002216BA"/>
    <w:rsid w:val="00232CB6"/>
    <w:rsid w:val="00240E61"/>
    <w:rsid w:val="00243849"/>
    <w:rsid w:val="00250695"/>
    <w:rsid w:val="00256F9F"/>
    <w:rsid w:val="002675E4"/>
    <w:rsid w:val="00267EB5"/>
    <w:rsid w:val="00275CD9"/>
    <w:rsid w:val="00284907"/>
    <w:rsid w:val="00293EE4"/>
    <w:rsid w:val="00296BEF"/>
    <w:rsid w:val="002C35F2"/>
    <w:rsid w:val="002D2BD6"/>
    <w:rsid w:val="002E74FB"/>
    <w:rsid w:val="002F265C"/>
    <w:rsid w:val="002F6914"/>
    <w:rsid w:val="003321F9"/>
    <w:rsid w:val="003328CC"/>
    <w:rsid w:val="00335667"/>
    <w:rsid w:val="00335691"/>
    <w:rsid w:val="00342B04"/>
    <w:rsid w:val="00344ADB"/>
    <w:rsid w:val="00371F1E"/>
    <w:rsid w:val="00381F28"/>
    <w:rsid w:val="003857D5"/>
    <w:rsid w:val="003A7383"/>
    <w:rsid w:val="003C2AAA"/>
    <w:rsid w:val="003E2992"/>
    <w:rsid w:val="004061B6"/>
    <w:rsid w:val="00407F6F"/>
    <w:rsid w:val="004130CC"/>
    <w:rsid w:val="004444B3"/>
    <w:rsid w:val="00453006"/>
    <w:rsid w:val="004546F4"/>
    <w:rsid w:val="004654A2"/>
    <w:rsid w:val="00480008"/>
    <w:rsid w:val="004B2764"/>
    <w:rsid w:val="004B4E55"/>
    <w:rsid w:val="004C7A0C"/>
    <w:rsid w:val="004F0F2D"/>
    <w:rsid w:val="005058A4"/>
    <w:rsid w:val="00510F01"/>
    <w:rsid w:val="0053649D"/>
    <w:rsid w:val="00544D58"/>
    <w:rsid w:val="005574C8"/>
    <w:rsid w:val="005A0EEB"/>
    <w:rsid w:val="005B06C6"/>
    <w:rsid w:val="005B17E1"/>
    <w:rsid w:val="005C0B3D"/>
    <w:rsid w:val="005D1E41"/>
    <w:rsid w:val="005E19F0"/>
    <w:rsid w:val="005F408D"/>
    <w:rsid w:val="0060264D"/>
    <w:rsid w:val="0060336C"/>
    <w:rsid w:val="006067CE"/>
    <w:rsid w:val="006072A0"/>
    <w:rsid w:val="0064037E"/>
    <w:rsid w:val="006676C4"/>
    <w:rsid w:val="00673A5F"/>
    <w:rsid w:val="006740A9"/>
    <w:rsid w:val="00690134"/>
    <w:rsid w:val="006A6367"/>
    <w:rsid w:val="006B6E0E"/>
    <w:rsid w:val="006C32FD"/>
    <w:rsid w:val="006D31FC"/>
    <w:rsid w:val="006E636E"/>
    <w:rsid w:val="006F6F1D"/>
    <w:rsid w:val="007006F0"/>
    <w:rsid w:val="00710BA7"/>
    <w:rsid w:val="00736C86"/>
    <w:rsid w:val="00754A60"/>
    <w:rsid w:val="007557A4"/>
    <w:rsid w:val="00774F3C"/>
    <w:rsid w:val="00776B48"/>
    <w:rsid w:val="00794696"/>
    <w:rsid w:val="007B21F7"/>
    <w:rsid w:val="007E4587"/>
    <w:rsid w:val="008049A1"/>
    <w:rsid w:val="00810366"/>
    <w:rsid w:val="00810EAF"/>
    <w:rsid w:val="00815A5B"/>
    <w:rsid w:val="00825E0C"/>
    <w:rsid w:val="00831B77"/>
    <w:rsid w:val="00857C8E"/>
    <w:rsid w:val="00871C53"/>
    <w:rsid w:val="0089051B"/>
    <w:rsid w:val="008A5B9C"/>
    <w:rsid w:val="008B739D"/>
    <w:rsid w:val="008C1484"/>
    <w:rsid w:val="008C222E"/>
    <w:rsid w:val="008D18EC"/>
    <w:rsid w:val="008F5B8F"/>
    <w:rsid w:val="009058D2"/>
    <w:rsid w:val="00911BF6"/>
    <w:rsid w:val="009200D9"/>
    <w:rsid w:val="00923CED"/>
    <w:rsid w:val="00937C21"/>
    <w:rsid w:val="00944EAA"/>
    <w:rsid w:val="009622BB"/>
    <w:rsid w:val="00964DD3"/>
    <w:rsid w:val="00967C1E"/>
    <w:rsid w:val="009719A5"/>
    <w:rsid w:val="009720FB"/>
    <w:rsid w:val="00972962"/>
    <w:rsid w:val="009744D1"/>
    <w:rsid w:val="0097598A"/>
    <w:rsid w:val="0099430C"/>
    <w:rsid w:val="009C24EE"/>
    <w:rsid w:val="009C4F4E"/>
    <w:rsid w:val="00A0472C"/>
    <w:rsid w:val="00A136E7"/>
    <w:rsid w:val="00A22F7A"/>
    <w:rsid w:val="00A366D9"/>
    <w:rsid w:val="00A37089"/>
    <w:rsid w:val="00A620C8"/>
    <w:rsid w:val="00A63A1A"/>
    <w:rsid w:val="00A65A60"/>
    <w:rsid w:val="00A83B3C"/>
    <w:rsid w:val="00A856DF"/>
    <w:rsid w:val="00AA3F01"/>
    <w:rsid w:val="00AB3C81"/>
    <w:rsid w:val="00AB4854"/>
    <w:rsid w:val="00AE473A"/>
    <w:rsid w:val="00B03E12"/>
    <w:rsid w:val="00B1155A"/>
    <w:rsid w:val="00B16677"/>
    <w:rsid w:val="00B25796"/>
    <w:rsid w:val="00B50C1F"/>
    <w:rsid w:val="00B63A53"/>
    <w:rsid w:val="00B655F2"/>
    <w:rsid w:val="00B85C2E"/>
    <w:rsid w:val="00B91CD2"/>
    <w:rsid w:val="00B934BD"/>
    <w:rsid w:val="00BA3BAA"/>
    <w:rsid w:val="00BC246D"/>
    <w:rsid w:val="00BD6268"/>
    <w:rsid w:val="00BE1FA8"/>
    <w:rsid w:val="00BE61A6"/>
    <w:rsid w:val="00BF0ED8"/>
    <w:rsid w:val="00C024D8"/>
    <w:rsid w:val="00C03D4A"/>
    <w:rsid w:val="00C37BFC"/>
    <w:rsid w:val="00C53A2C"/>
    <w:rsid w:val="00C87CBA"/>
    <w:rsid w:val="00C9090D"/>
    <w:rsid w:val="00CB450F"/>
    <w:rsid w:val="00CD220D"/>
    <w:rsid w:val="00CE6357"/>
    <w:rsid w:val="00CF5968"/>
    <w:rsid w:val="00D124B7"/>
    <w:rsid w:val="00D16AB2"/>
    <w:rsid w:val="00D631D4"/>
    <w:rsid w:val="00D71FB8"/>
    <w:rsid w:val="00D80E0A"/>
    <w:rsid w:val="00D97F41"/>
    <w:rsid w:val="00DA6079"/>
    <w:rsid w:val="00DC1156"/>
    <w:rsid w:val="00DE3E6B"/>
    <w:rsid w:val="00DF049C"/>
    <w:rsid w:val="00DF11C3"/>
    <w:rsid w:val="00E01D20"/>
    <w:rsid w:val="00E223C6"/>
    <w:rsid w:val="00E24DA9"/>
    <w:rsid w:val="00E37E90"/>
    <w:rsid w:val="00E40F76"/>
    <w:rsid w:val="00E63243"/>
    <w:rsid w:val="00E653E6"/>
    <w:rsid w:val="00E76A01"/>
    <w:rsid w:val="00E8080F"/>
    <w:rsid w:val="00E93231"/>
    <w:rsid w:val="00E95BBF"/>
    <w:rsid w:val="00EA1588"/>
    <w:rsid w:val="00ED351E"/>
    <w:rsid w:val="00EE0452"/>
    <w:rsid w:val="00EF2801"/>
    <w:rsid w:val="00F00895"/>
    <w:rsid w:val="00F26EEA"/>
    <w:rsid w:val="00F457D4"/>
    <w:rsid w:val="00F50E26"/>
    <w:rsid w:val="00F71248"/>
    <w:rsid w:val="00F776C0"/>
    <w:rsid w:val="00FA2839"/>
    <w:rsid w:val="00FB581F"/>
    <w:rsid w:val="00FF56D4"/>
    <w:rsid w:val="00FF7606"/>
    <w:rsid w:val="00FF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873E"/>
  <w15:chartTrackingRefBased/>
  <w15:docId w15:val="{D2370D7A-4D78-458C-BA44-2C53925D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F28"/>
    <w:pPr>
      <w:ind w:left="720"/>
      <w:contextualSpacing/>
    </w:pPr>
  </w:style>
  <w:style w:type="table" w:styleId="TableGrid">
    <w:name w:val="Table Grid"/>
    <w:basedOn w:val="TableNormal"/>
    <w:uiPriority w:val="39"/>
    <w:rsid w:val="00381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E61"/>
  </w:style>
  <w:style w:type="paragraph" w:styleId="Footer">
    <w:name w:val="footer"/>
    <w:basedOn w:val="Normal"/>
    <w:link w:val="FooterChar"/>
    <w:uiPriority w:val="99"/>
    <w:unhideWhenUsed/>
    <w:rsid w:val="00240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E61"/>
  </w:style>
  <w:style w:type="table" w:customStyle="1" w:styleId="TableGrid0">
    <w:name w:val="TableGrid"/>
    <w:rsid w:val="00E24DA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033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33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33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33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336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808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5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A5458-F2A6-4AC8-950E-8FCE26455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10006</TotalTime>
  <Pages>8</Pages>
  <Words>1854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Mehta</dc:creator>
  <cp:keywords/>
  <dc:description/>
  <cp:lastModifiedBy>Vikas Kori</cp:lastModifiedBy>
  <cp:revision>18</cp:revision>
  <cp:lastPrinted>2024-09-02T06:16:00Z</cp:lastPrinted>
  <dcterms:created xsi:type="dcterms:W3CDTF">2024-09-17T10:52:00Z</dcterms:created>
  <dcterms:modified xsi:type="dcterms:W3CDTF">2026-01-12T07:34:00Z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1aa6a1ea,55c0baf0,6eef2ada</vt:lpwstr>
  </property>
  <property fmtid="{D5CDD505-2E9C-101B-9397-08002B2CF9AE}" pid="3" name="ClassificationContentMarkingFooterFontProps">
    <vt:lpwstr>#737373,6,Calibri</vt:lpwstr>
  </property>
  <property fmtid="{D5CDD505-2E9C-101B-9397-08002B2CF9AE}" pid="4" name="ClassificationContentMarkingFooterText">
    <vt:lpwstr>Sensitivity: Internal (C3)</vt:lpwstr>
  </property>
  <property fmtid="{D5CDD505-2E9C-101B-9397-08002B2CF9AE}" pid="5" name="MSIP_Label_1a837f0f-bc33-47ca-8126-9d7bb0fbe56f_Enabled">
    <vt:lpwstr>true</vt:lpwstr>
  </property>
  <property fmtid="{D5CDD505-2E9C-101B-9397-08002B2CF9AE}" pid="6" name="MSIP_Label_1a837f0f-bc33-47ca-8126-9d7bb0fbe56f_SetDate">
    <vt:lpwstr>2023-12-01T11:03:15Z</vt:lpwstr>
  </property>
  <property fmtid="{D5CDD505-2E9C-101B-9397-08002B2CF9AE}" pid="7" name="MSIP_Label_1a837f0f-bc33-47ca-8126-9d7bb0fbe56f_Method">
    <vt:lpwstr>Privileged</vt:lpwstr>
  </property>
  <property fmtid="{D5CDD505-2E9C-101B-9397-08002B2CF9AE}" pid="8" name="MSIP_Label_1a837f0f-bc33-47ca-8126-9d7bb0fbe56f_Name">
    <vt:lpwstr>All Employees and Partners</vt:lpwstr>
  </property>
  <property fmtid="{D5CDD505-2E9C-101B-9397-08002B2CF9AE}" pid="9" name="MSIP_Label_1a837f0f-bc33-47ca-8126-9d7bb0fbe56f_SiteId">
    <vt:lpwstr>4273e6e9-aed1-40ab-83a3-85e0d43de705</vt:lpwstr>
  </property>
  <property fmtid="{D5CDD505-2E9C-101B-9397-08002B2CF9AE}" pid="10" name="MSIP_Label_1a837f0f-bc33-47ca-8126-9d7bb0fbe56f_ActionId">
    <vt:lpwstr>f11440e6-0e04-4de7-9125-678d71580f44</vt:lpwstr>
  </property>
  <property fmtid="{D5CDD505-2E9C-101B-9397-08002B2CF9AE}" pid="11" name="MSIP_Label_1a837f0f-bc33-47ca-8126-9d7bb0fbe56f_ContentBits">
    <vt:lpwstr>2</vt:lpwstr>
  </property>
</Properties>
</file>